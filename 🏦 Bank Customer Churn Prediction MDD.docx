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0398D" w14:textId="77777777" w:rsidR="000240C0" w:rsidRPr="006477FA" w:rsidRDefault="000240C0" w:rsidP="000240C0">
      <w:pPr>
        <w:jc w:val="center"/>
        <w:rPr>
          <w:rFonts w:ascii="Rockwell" w:hAnsi="Rockwell"/>
          <w:b/>
          <w:sz w:val="40"/>
          <w:szCs w:val="40"/>
          <w:u w:val="single"/>
        </w:rPr>
      </w:pPr>
      <w:r w:rsidRPr="006477FA">
        <w:rPr>
          <w:rFonts w:ascii="Rockwell" w:hAnsi="Rockwell"/>
          <w:b/>
          <w:noProof/>
          <w:sz w:val="40"/>
          <w:szCs w:val="40"/>
          <w:u w:val="single"/>
        </w:rPr>
        <mc:AlternateContent>
          <mc:Choice Requires="wps">
            <w:drawing>
              <wp:anchor distT="0" distB="0" distL="114300" distR="114300" simplePos="0" relativeHeight="251659264" behindDoc="0" locked="0" layoutInCell="1" allowOverlap="1" wp14:anchorId="256CC186" wp14:editId="491D298D">
                <wp:simplePos x="0" y="0"/>
                <wp:positionH relativeFrom="margin">
                  <wp:posOffset>388620</wp:posOffset>
                </wp:positionH>
                <wp:positionV relativeFrom="paragraph">
                  <wp:posOffset>0</wp:posOffset>
                </wp:positionV>
                <wp:extent cx="5410200" cy="609600"/>
                <wp:effectExtent l="0" t="0" r="19050" b="19050"/>
                <wp:wrapNone/>
                <wp:docPr id="1716333003" name="Text Box 3"/>
                <wp:cNvGraphicFramePr/>
                <a:graphic xmlns:a="http://schemas.openxmlformats.org/drawingml/2006/main">
                  <a:graphicData uri="http://schemas.microsoft.com/office/word/2010/wordprocessingShape">
                    <wps:wsp>
                      <wps:cNvSpPr txBox="1"/>
                      <wps:spPr>
                        <a:xfrm>
                          <a:off x="0" y="0"/>
                          <a:ext cx="5410200" cy="609600"/>
                        </a:xfrm>
                        <a:prstGeom prst="rect">
                          <a:avLst/>
                        </a:prstGeom>
                        <a:solidFill>
                          <a:srgbClr val="FFC00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05727BEA" w14:textId="77777777" w:rsidR="000240C0" w:rsidRPr="00AD0E33" w:rsidRDefault="000240C0" w:rsidP="000240C0">
                            <w:pPr>
                              <w:jc w:val="center"/>
                              <w:rPr>
                                <w:rFonts w:ascii="Rockwell" w:hAnsi="Rockwell"/>
                                <w:b/>
                                <w:sz w:val="48"/>
                                <w:szCs w:val="48"/>
                                <w:u w:val="single"/>
                              </w:rPr>
                            </w:pPr>
                            <w:r w:rsidRPr="00AD0E33">
                              <w:rPr>
                                <w:rFonts w:ascii="Rockwell" w:hAnsi="Rockwell"/>
                                <w:b/>
                                <w:sz w:val="48"/>
                                <w:szCs w:val="48"/>
                                <w:u w:val="single"/>
                              </w:rPr>
                              <w:t>MACHINE DESIGN DOCUMENT</w:t>
                            </w:r>
                          </w:p>
                          <w:p w14:paraId="140880F9" w14:textId="77777777" w:rsidR="000240C0" w:rsidRDefault="000240C0" w:rsidP="000240C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6CC186" id="_x0000_t202" coordsize="21600,21600" o:spt="202" path="m,l,21600r21600,l21600,xe">
                <v:stroke joinstyle="miter"/>
                <v:path gradientshapeok="t" o:connecttype="rect"/>
              </v:shapetype>
              <v:shape id="Text Box 3" o:spid="_x0000_s1026" type="#_x0000_t202" style="position:absolute;left:0;text-align:left;margin-left:30.6pt;margin-top:0;width:426pt;height: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" fillcolor="#ffc000" strokecolor="#091723 [488]" strokeweight="1pt">
                <v:textbox>
                  <w:txbxContent>
                    <w:p w14:paraId="05727BEA" w14:textId="77777777" w:rsidR="000240C0" w:rsidRPr="00AD0E33" w:rsidRDefault="000240C0" w:rsidP="000240C0">
                      <w:pPr>
                        <w:jc w:val="center"/>
                        <w:rPr>
                          <w:rFonts w:ascii="Rockwell" w:hAnsi="Rockwell"/>
                          <w:b/>
                          <w:sz w:val="48"/>
                          <w:szCs w:val="48"/>
                          <w:u w:val="single"/>
                        </w:rPr>
                      </w:pPr>
                      <w:r w:rsidRPr="00AD0E33">
                        <w:rPr>
                          <w:rFonts w:ascii="Rockwell" w:hAnsi="Rockwell"/>
                          <w:b/>
                          <w:sz w:val="48"/>
                          <w:szCs w:val="48"/>
                          <w:u w:val="single"/>
                        </w:rPr>
                        <w:t>MACHINE DESIGN DOCUMENT</w:t>
                      </w:r>
                    </w:p>
                    <w:p w14:paraId="140880F9" w14:textId="77777777" w:rsidR="000240C0" w:rsidRDefault="000240C0" w:rsidP="000240C0">
                      <w:pPr>
                        <w:jc w:val="center"/>
                      </w:pPr>
                    </w:p>
                  </w:txbxContent>
                </v:textbox>
                <w10:wrap anchorx="margin"/>
              </v:shape>
            </w:pict>
          </mc:Fallback>
        </mc:AlternateContent>
      </w:r>
    </w:p>
    <w:p w14:paraId="4A3264FA" w14:textId="77777777" w:rsidR="000240C0" w:rsidRPr="006477FA" w:rsidRDefault="000240C0" w:rsidP="005C35C2">
      <w:pPr>
        <w:jc w:val="center"/>
        <w:rPr>
          <w:rFonts w:ascii="Rockwell" w:hAnsi="Rockwell" w:cs="Segoe UI Emoji"/>
          <w:b/>
          <w:bCs/>
        </w:rPr>
      </w:pPr>
    </w:p>
    <w:p w14:paraId="422E1BD4" w14:textId="7DEE6F46" w:rsidR="000240C0" w:rsidRPr="006477FA" w:rsidRDefault="005C35C2" w:rsidP="000240C0">
      <w:pPr>
        <w:jc w:val="center"/>
        <w:rPr>
          <w:rFonts w:ascii="Rockwell" w:hAnsi="Rockwell"/>
          <w:b/>
          <w:bCs/>
          <w:color w:val="EE0000"/>
          <w:sz w:val="40"/>
          <w:szCs w:val="40"/>
        </w:rPr>
      </w:pPr>
      <w:r w:rsidRPr="006477FA">
        <w:rPr>
          <w:rFonts w:ascii="Segoe UI Emoji" w:hAnsi="Segoe UI Emoji" w:cs="Segoe UI Emoji"/>
          <w:b/>
          <w:bCs/>
          <w:color w:val="EE0000"/>
          <w:sz w:val="40"/>
          <w:szCs w:val="40"/>
        </w:rPr>
        <w:t>🏦</w:t>
      </w:r>
      <w:r w:rsidRPr="006477FA">
        <w:rPr>
          <w:rFonts w:ascii="Rockwell" w:hAnsi="Rockwell"/>
          <w:b/>
          <w:bCs/>
          <w:color w:val="EE0000"/>
          <w:sz w:val="40"/>
          <w:szCs w:val="40"/>
        </w:rPr>
        <w:t xml:space="preserve"> Bank Customer Churn Prediction</w:t>
      </w:r>
    </w:p>
    <w:p w14:paraId="6E1B06B4" w14:textId="337B161F" w:rsidR="005C35C2" w:rsidRPr="006477FA" w:rsidRDefault="005C35C2" w:rsidP="005C35C2">
      <w:pPr>
        <w:rPr>
          <w:rFonts w:ascii="Rockwell" w:hAnsi="Rockwell"/>
          <w:sz w:val="36"/>
          <w:szCs w:val="36"/>
        </w:rPr>
      </w:pPr>
      <w:r w:rsidRPr="006477FA">
        <w:rPr>
          <w:rFonts w:ascii="Rockwell" w:hAnsi="Rockwell"/>
          <w:b/>
          <w:bCs/>
          <w:sz w:val="36"/>
          <w:szCs w:val="36"/>
        </w:rPr>
        <w:t>Prepared By:</w:t>
      </w:r>
      <w:r w:rsidRPr="006477FA">
        <w:rPr>
          <w:rFonts w:ascii="Rockwell" w:hAnsi="Rockwell"/>
          <w:sz w:val="36"/>
          <w:szCs w:val="36"/>
        </w:rPr>
        <w:t xml:space="preserve"> </w:t>
      </w:r>
      <w:r w:rsidR="003152DE" w:rsidRPr="006477FA">
        <w:rPr>
          <w:rFonts w:ascii="Rockwell" w:hAnsi="Rockwell"/>
          <w:sz w:val="36"/>
          <w:szCs w:val="36"/>
        </w:rPr>
        <w:t xml:space="preserve">Mrs. </w:t>
      </w:r>
      <w:r w:rsidRPr="006477FA">
        <w:rPr>
          <w:rFonts w:ascii="Rockwell" w:hAnsi="Rockwell"/>
          <w:sz w:val="36"/>
          <w:szCs w:val="36"/>
        </w:rPr>
        <w:t>Tina Chaudhari</w:t>
      </w:r>
      <w:r w:rsidRPr="006477FA">
        <w:rPr>
          <w:rFonts w:ascii="Rockwell" w:hAnsi="Rockwell"/>
          <w:sz w:val="36"/>
          <w:szCs w:val="36"/>
        </w:rPr>
        <w:br/>
      </w:r>
      <w:r w:rsidRPr="006477FA">
        <w:rPr>
          <w:rFonts w:ascii="Rockwell" w:hAnsi="Rockwell"/>
          <w:b/>
          <w:bCs/>
          <w:sz w:val="36"/>
          <w:szCs w:val="36"/>
        </w:rPr>
        <w:t>Project Date:</w:t>
      </w:r>
      <w:r w:rsidRPr="006477FA">
        <w:rPr>
          <w:rFonts w:ascii="Rockwell" w:hAnsi="Rockwell"/>
          <w:sz w:val="36"/>
          <w:szCs w:val="36"/>
        </w:rPr>
        <w:t xml:space="preserve"> April 2026</w:t>
      </w:r>
      <w:r w:rsidRPr="006477FA">
        <w:rPr>
          <w:rFonts w:ascii="Rockwell" w:hAnsi="Rockwell"/>
          <w:sz w:val="36"/>
          <w:szCs w:val="36"/>
        </w:rPr>
        <w:br/>
      </w:r>
      <w:r w:rsidRPr="006477FA">
        <w:rPr>
          <w:rFonts w:ascii="Rockwell" w:hAnsi="Rockwell"/>
          <w:b/>
          <w:bCs/>
          <w:sz w:val="36"/>
          <w:szCs w:val="36"/>
        </w:rPr>
        <w:t>Dataset Source:</w:t>
      </w:r>
      <w:r w:rsidRPr="006477FA">
        <w:rPr>
          <w:rFonts w:ascii="Rockwell" w:hAnsi="Rockwell"/>
          <w:sz w:val="36"/>
          <w:szCs w:val="36"/>
        </w:rPr>
        <w:t xml:space="preserve"> Kaggle </w:t>
      </w:r>
    </w:p>
    <w:p w14:paraId="15107F24" w14:textId="6C8C3403" w:rsidR="005C35C2" w:rsidRPr="00042DAD" w:rsidRDefault="005C35C2" w:rsidP="000240C0">
      <w:pPr>
        <w:pStyle w:val="ListParagraph"/>
        <w:numPr>
          <w:ilvl w:val="0"/>
          <w:numId w:val="37"/>
        </w:numPr>
        <w:rPr>
          <w:rFonts w:ascii="Rockwell" w:hAnsi="Rockwell"/>
          <w:b/>
          <w:bCs/>
          <w:color w:val="4472C4" w:themeColor="accent1"/>
          <w:sz w:val="28"/>
          <w:szCs w:val="28"/>
        </w:rPr>
      </w:pPr>
      <w:r w:rsidRPr="00042DAD">
        <w:rPr>
          <w:rFonts w:ascii="Rockwell" w:hAnsi="Rockwell"/>
          <w:b/>
          <w:bCs/>
          <w:color w:val="4472C4" w:themeColor="accent1"/>
          <w:sz w:val="28"/>
          <w:szCs w:val="28"/>
          <w:u w:val="single"/>
        </w:rPr>
        <w:t xml:space="preserve">EXECUTIVE </w:t>
      </w:r>
      <w:r w:rsidR="00042DAD" w:rsidRPr="00042DAD">
        <w:rPr>
          <w:rFonts w:ascii="Rockwell" w:hAnsi="Rockwell"/>
          <w:b/>
          <w:bCs/>
          <w:color w:val="4472C4" w:themeColor="accent1"/>
          <w:sz w:val="28"/>
          <w:szCs w:val="28"/>
          <w:u w:val="single"/>
        </w:rPr>
        <w:t>SUMMARY:</w:t>
      </w:r>
    </w:p>
    <w:p w14:paraId="222F5427" w14:textId="2F6371C6" w:rsidR="005C35C2" w:rsidRPr="00042DAD" w:rsidRDefault="005C35C2" w:rsidP="005A6DEF">
      <w:pPr>
        <w:jc w:val="both"/>
        <w:rPr>
          <w:rFonts w:ascii="Rockwell" w:hAnsi="Rockwell"/>
          <w:b/>
          <w:bCs/>
          <w:sz w:val="22"/>
          <w:szCs w:val="22"/>
        </w:rPr>
      </w:pPr>
      <w:r w:rsidRPr="00042DAD">
        <w:rPr>
          <w:rFonts w:ascii="Rockwell" w:hAnsi="Rockwell"/>
          <w:sz w:val="22"/>
          <w:szCs w:val="22"/>
        </w:rPr>
        <w:t>Customer churn is one of the most critical challenges in the banking industry as it directly impacts revenue, profitability, and customer lifetime value. This project focuses on analyzing customer behavior to identify patterns and key drivers behind churn using a dataset of 10,000 bank customers.</w:t>
      </w:r>
    </w:p>
    <w:p w14:paraId="0CBC1C89" w14:textId="77777777" w:rsidR="005C35C2" w:rsidRPr="00042DAD" w:rsidRDefault="005C35C2" w:rsidP="005A6DEF">
      <w:pPr>
        <w:jc w:val="both"/>
        <w:rPr>
          <w:rFonts w:ascii="Rockwell" w:hAnsi="Rockwell"/>
          <w:sz w:val="22"/>
          <w:szCs w:val="22"/>
        </w:rPr>
      </w:pPr>
      <w:r w:rsidRPr="00042DAD">
        <w:rPr>
          <w:rFonts w:ascii="Rockwell" w:hAnsi="Rockwell"/>
          <w:sz w:val="22"/>
          <w:szCs w:val="22"/>
        </w:rPr>
        <w:t xml:space="preserve">The analysis reveals that approximately </w:t>
      </w:r>
      <w:r w:rsidRPr="00042DAD">
        <w:rPr>
          <w:rFonts w:ascii="Rockwell" w:hAnsi="Rockwell"/>
          <w:b/>
          <w:bCs/>
          <w:sz w:val="22"/>
          <w:szCs w:val="22"/>
        </w:rPr>
        <w:t>20.4% of customers have churned</w:t>
      </w:r>
      <w:r w:rsidRPr="00042DAD">
        <w:rPr>
          <w:rFonts w:ascii="Rockwell" w:hAnsi="Rockwell"/>
          <w:sz w:val="22"/>
          <w:szCs w:val="22"/>
        </w:rPr>
        <w:t xml:space="preserve">, indicating that nearly 1 in every 5 customers is leaving the bank. Through deep exploratory data analysis (EDA) and dashboard visualization, the study identifies high-risk segments such as </w:t>
      </w:r>
      <w:r w:rsidRPr="00042DAD">
        <w:rPr>
          <w:rFonts w:ascii="Rockwell" w:hAnsi="Rockwell"/>
          <w:b/>
          <w:bCs/>
          <w:sz w:val="22"/>
          <w:szCs w:val="22"/>
        </w:rPr>
        <w:t>inactive customers, customers aged 45–60, high-balance individuals, and customers from Germany</w:t>
      </w:r>
      <w:r w:rsidRPr="00042DAD">
        <w:rPr>
          <w:rFonts w:ascii="Rockwell" w:hAnsi="Rockwell"/>
          <w:sz w:val="22"/>
          <w:szCs w:val="22"/>
        </w:rPr>
        <w:t>.</w:t>
      </w:r>
    </w:p>
    <w:p w14:paraId="279F685F" w14:textId="77777777" w:rsidR="005C35C2" w:rsidRPr="00042DAD" w:rsidRDefault="005C35C2" w:rsidP="005A6DEF">
      <w:pPr>
        <w:jc w:val="both"/>
        <w:rPr>
          <w:rFonts w:ascii="Rockwell" w:hAnsi="Rockwell"/>
          <w:sz w:val="22"/>
          <w:szCs w:val="22"/>
        </w:rPr>
      </w:pPr>
      <w:r w:rsidRPr="00042DAD">
        <w:rPr>
          <w:rFonts w:ascii="Rockwell" w:hAnsi="Rockwell"/>
          <w:sz w:val="22"/>
          <w:szCs w:val="22"/>
        </w:rPr>
        <w:t>The Power BI dashboard provides an interactive view of churn patterns, enabling business users to filter and analyze customer segments dynamically. The insights generated from this project can help banks design targeted retention strategies, improve customer engagement, and reduce revenue loss.</w:t>
      </w:r>
    </w:p>
    <w:p w14:paraId="2973CB9F" w14:textId="77777777" w:rsidR="005C35C2" w:rsidRDefault="005C35C2" w:rsidP="005C35C2">
      <w:pPr>
        <w:rPr>
          <w:rFonts w:ascii="Rockwell" w:hAnsi="Rockwell"/>
          <w:sz w:val="22"/>
          <w:szCs w:val="22"/>
        </w:rPr>
      </w:pPr>
      <w:r w:rsidRPr="00042DAD">
        <w:rPr>
          <w:rFonts w:ascii="Rockwell" w:hAnsi="Rockwell"/>
          <w:sz w:val="22"/>
          <w:szCs w:val="22"/>
        </w:rPr>
        <w:t>This project demonstrates strong capabilities in data analysis, business understanding, and visualization, making it highly relevant for real-world business decision-making.</w:t>
      </w:r>
    </w:p>
    <w:p w14:paraId="01CCE3C4" w14:textId="77777777" w:rsidR="00042DAD" w:rsidRPr="00042DAD" w:rsidRDefault="00042DAD" w:rsidP="005C35C2">
      <w:pPr>
        <w:rPr>
          <w:rFonts w:ascii="Rockwell" w:hAnsi="Rockwell"/>
          <w:sz w:val="28"/>
          <w:szCs w:val="28"/>
        </w:rPr>
      </w:pPr>
    </w:p>
    <w:p w14:paraId="69B07BC0" w14:textId="0E193B4B" w:rsidR="005C35C2" w:rsidRPr="00042DAD" w:rsidRDefault="005C35C2" w:rsidP="000240C0">
      <w:pPr>
        <w:pStyle w:val="ListParagraph"/>
        <w:numPr>
          <w:ilvl w:val="0"/>
          <w:numId w:val="36"/>
        </w:numPr>
        <w:rPr>
          <w:rFonts w:ascii="Rockwell" w:hAnsi="Rockwell"/>
          <w:b/>
          <w:bCs/>
          <w:color w:val="4472C4" w:themeColor="accent1"/>
          <w:sz w:val="28"/>
          <w:szCs w:val="28"/>
          <w:u w:val="single"/>
        </w:rPr>
      </w:pPr>
      <w:r w:rsidRPr="00042DAD">
        <w:rPr>
          <w:rFonts w:ascii="Rockwell" w:hAnsi="Rockwell"/>
          <w:b/>
          <w:bCs/>
          <w:color w:val="4472C4" w:themeColor="accent1"/>
          <w:sz w:val="28"/>
          <w:szCs w:val="28"/>
          <w:u w:val="single"/>
        </w:rPr>
        <w:t xml:space="preserve">BUSINESS </w:t>
      </w:r>
      <w:r w:rsidR="00042DAD" w:rsidRPr="00042DAD">
        <w:rPr>
          <w:rFonts w:ascii="Rockwell" w:hAnsi="Rockwell"/>
          <w:b/>
          <w:bCs/>
          <w:color w:val="4472C4" w:themeColor="accent1"/>
          <w:sz w:val="28"/>
          <w:szCs w:val="28"/>
          <w:u w:val="single"/>
        </w:rPr>
        <w:t>PROBLEM:</w:t>
      </w:r>
    </w:p>
    <w:p w14:paraId="32887614" w14:textId="77777777" w:rsidR="005C35C2" w:rsidRPr="00042DAD" w:rsidRDefault="005C35C2" w:rsidP="005A6DEF">
      <w:pPr>
        <w:jc w:val="both"/>
        <w:rPr>
          <w:rFonts w:ascii="Rockwell" w:hAnsi="Rockwell"/>
          <w:sz w:val="22"/>
          <w:szCs w:val="22"/>
        </w:rPr>
      </w:pPr>
      <w:r w:rsidRPr="00042DAD">
        <w:rPr>
          <w:rFonts w:ascii="Rockwell" w:hAnsi="Rockwell"/>
          <w:sz w:val="22"/>
          <w:szCs w:val="22"/>
        </w:rPr>
        <w:t>Customer retention is a major concern for banks because acquiring new customers is significantly more expensive than retaining existing ones. High churn rates lead to:</w:t>
      </w:r>
    </w:p>
    <w:p w14:paraId="3826A460" w14:textId="77777777" w:rsidR="005C35C2" w:rsidRPr="00042DAD" w:rsidRDefault="005C35C2" w:rsidP="005A6DEF">
      <w:pPr>
        <w:numPr>
          <w:ilvl w:val="0"/>
          <w:numId w:val="1"/>
        </w:numPr>
        <w:jc w:val="both"/>
        <w:rPr>
          <w:rFonts w:ascii="Rockwell" w:hAnsi="Rockwell"/>
          <w:sz w:val="22"/>
          <w:szCs w:val="22"/>
        </w:rPr>
      </w:pPr>
      <w:r w:rsidRPr="00042DAD">
        <w:rPr>
          <w:rFonts w:ascii="Rockwell" w:hAnsi="Rockwell"/>
          <w:sz w:val="22"/>
          <w:szCs w:val="22"/>
        </w:rPr>
        <w:t>Loss of revenue</w:t>
      </w:r>
    </w:p>
    <w:p w14:paraId="3D7CB8D0" w14:textId="77777777" w:rsidR="005C35C2" w:rsidRPr="00042DAD" w:rsidRDefault="005C35C2" w:rsidP="005A6DEF">
      <w:pPr>
        <w:numPr>
          <w:ilvl w:val="0"/>
          <w:numId w:val="1"/>
        </w:numPr>
        <w:jc w:val="both"/>
        <w:rPr>
          <w:rFonts w:ascii="Rockwell" w:hAnsi="Rockwell"/>
          <w:sz w:val="22"/>
          <w:szCs w:val="22"/>
        </w:rPr>
      </w:pPr>
      <w:r w:rsidRPr="00042DAD">
        <w:rPr>
          <w:rFonts w:ascii="Rockwell" w:hAnsi="Rockwell"/>
          <w:sz w:val="22"/>
          <w:szCs w:val="22"/>
        </w:rPr>
        <w:t>Increased marketing and acquisition costs</w:t>
      </w:r>
    </w:p>
    <w:p w14:paraId="74CAD768" w14:textId="77777777" w:rsidR="005C35C2" w:rsidRPr="00042DAD" w:rsidRDefault="005C35C2" w:rsidP="005A6DEF">
      <w:pPr>
        <w:numPr>
          <w:ilvl w:val="0"/>
          <w:numId w:val="1"/>
        </w:numPr>
        <w:jc w:val="both"/>
        <w:rPr>
          <w:rFonts w:ascii="Rockwell" w:hAnsi="Rockwell"/>
          <w:sz w:val="22"/>
          <w:szCs w:val="22"/>
        </w:rPr>
      </w:pPr>
      <w:r w:rsidRPr="00042DAD">
        <w:rPr>
          <w:rFonts w:ascii="Rockwell" w:hAnsi="Rockwell"/>
          <w:sz w:val="22"/>
          <w:szCs w:val="22"/>
        </w:rPr>
        <w:t>Reduced customer lifetime value</w:t>
      </w:r>
    </w:p>
    <w:p w14:paraId="24B69470" w14:textId="77777777" w:rsidR="005C35C2" w:rsidRPr="00042DAD" w:rsidRDefault="005C35C2" w:rsidP="005A6DEF">
      <w:pPr>
        <w:jc w:val="both"/>
        <w:rPr>
          <w:rFonts w:ascii="Rockwell" w:hAnsi="Rockwell"/>
          <w:sz w:val="22"/>
          <w:szCs w:val="22"/>
        </w:rPr>
      </w:pPr>
      <w:r w:rsidRPr="00042DAD">
        <w:rPr>
          <w:rFonts w:ascii="Rockwell" w:hAnsi="Rockwell"/>
          <w:sz w:val="22"/>
          <w:szCs w:val="22"/>
        </w:rPr>
        <w:t>The bank currently lacks a clear understanding of:</w:t>
      </w:r>
    </w:p>
    <w:p w14:paraId="0B6956A5" w14:textId="77777777" w:rsidR="005C35C2" w:rsidRPr="00042DAD" w:rsidRDefault="005C35C2" w:rsidP="005A6DEF">
      <w:pPr>
        <w:numPr>
          <w:ilvl w:val="0"/>
          <w:numId w:val="2"/>
        </w:numPr>
        <w:jc w:val="both"/>
        <w:rPr>
          <w:rFonts w:ascii="Rockwell" w:hAnsi="Rockwell"/>
          <w:sz w:val="22"/>
          <w:szCs w:val="22"/>
        </w:rPr>
      </w:pPr>
      <w:r w:rsidRPr="00042DAD">
        <w:rPr>
          <w:rFonts w:ascii="Rockwell" w:hAnsi="Rockwell"/>
          <w:sz w:val="22"/>
          <w:szCs w:val="22"/>
        </w:rPr>
        <w:t>Which customers are most likely to churn</w:t>
      </w:r>
    </w:p>
    <w:p w14:paraId="632DB621" w14:textId="77777777" w:rsidR="005C35C2" w:rsidRPr="00042DAD" w:rsidRDefault="005C35C2" w:rsidP="005A6DEF">
      <w:pPr>
        <w:numPr>
          <w:ilvl w:val="0"/>
          <w:numId w:val="2"/>
        </w:numPr>
        <w:jc w:val="both"/>
        <w:rPr>
          <w:rFonts w:ascii="Rockwell" w:hAnsi="Rockwell"/>
          <w:sz w:val="22"/>
          <w:szCs w:val="22"/>
        </w:rPr>
      </w:pPr>
      <w:r w:rsidRPr="00042DAD">
        <w:rPr>
          <w:rFonts w:ascii="Rockwell" w:hAnsi="Rockwell"/>
          <w:sz w:val="22"/>
          <w:szCs w:val="22"/>
        </w:rPr>
        <w:t>What factors drive customer attrition</w:t>
      </w:r>
    </w:p>
    <w:p w14:paraId="6BB1070C" w14:textId="77777777" w:rsidR="005C35C2" w:rsidRPr="00042DAD" w:rsidRDefault="005C35C2" w:rsidP="005A6DEF">
      <w:pPr>
        <w:numPr>
          <w:ilvl w:val="0"/>
          <w:numId w:val="2"/>
        </w:numPr>
        <w:jc w:val="both"/>
        <w:rPr>
          <w:rFonts w:ascii="Rockwell" w:hAnsi="Rockwell"/>
          <w:sz w:val="22"/>
          <w:szCs w:val="22"/>
        </w:rPr>
      </w:pPr>
      <w:r w:rsidRPr="00042DAD">
        <w:rPr>
          <w:rFonts w:ascii="Rockwell" w:hAnsi="Rockwell"/>
          <w:sz w:val="22"/>
          <w:szCs w:val="22"/>
        </w:rPr>
        <w:t>How to proactively reduce churn</w:t>
      </w:r>
    </w:p>
    <w:p w14:paraId="01684941" w14:textId="77777777" w:rsidR="005C35C2" w:rsidRPr="00042DAD" w:rsidRDefault="005C35C2" w:rsidP="005A6DEF">
      <w:pPr>
        <w:jc w:val="both"/>
        <w:rPr>
          <w:rFonts w:ascii="Rockwell" w:hAnsi="Rockwell"/>
          <w:sz w:val="22"/>
          <w:szCs w:val="22"/>
        </w:rPr>
      </w:pPr>
      <w:r w:rsidRPr="00042DAD">
        <w:rPr>
          <w:rFonts w:ascii="Rockwell" w:hAnsi="Rockwell"/>
          <w:sz w:val="22"/>
          <w:szCs w:val="22"/>
        </w:rPr>
        <w:lastRenderedPageBreak/>
        <w:t>This project aims to solve these problems by identifying churn drivers and suggesting data-driven strategies for customer retention.</w:t>
      </w:r>
    </w:p>
    <w:p w14:paraId="574D9BD2" w14:textId="67CAA560" w:rsidR="005C35C2" w:rsidRPr="00042DAD" w:rsidRDefault="005C35C2" w:rsidP="00042DAD">
      <w:pPr>
        <w:pStyle w:val="ListParagraph"/>
        <w:numPr>
          <w:ilvl w:val="0"/>
          <w:numId w:val="36"/>
        </w:numPr>
        <w:rPr>
          <w:rFonts w:ascii="Rockwell" w:hAnsi="Rockwell"/>
          <w:b/>
          <w:bCs/>
          <w:color w:val="4472C4" w:themeColor="accent1"/>
          <w:u w:val="single"/>
        </w:rPr>
      </w:pPr>
      <w:r w:rsidRPr="00042DAD">
        <w:rPr>
          <w:rFonts w:ascii="Rockwell" w:hAnsi="Rockwell"/>
          <w:b/>
          <w:bCs/>
          <w:color w:val="4472C4" w:themeColor="accent1"/>
          <w:u w:val="single"/>
        </w:rPr>
        <w:t xml:space="preserve">WHY THIS DATASET WAS </w:t>
      </w:r>
      <w:r w:rsidR="00042DAD" w:rsidRPr="00042DAD">
        <w:rPr>
          <w:rFonts w:ascii="Rockwell" w:hAnsi="Rockwell"/>
          <w:b/>
          <w:bCs/>
          <w:color w:val="4472C4" w:themeColor="accent1"/>
          <w:u w:val="single"/>
        </w:rPr>
        <w:t>SELECTED:</w:t>
      </w:r>
    </w:p>
    <w:p w14:paraId="424362BB" w14:textId="1B41F9FE" w:rsidR="00C657B7" w:rsidRPr="00042DAD" w:rsidRDefault="00C657B7" w:rsidP="005A6DEF">
      <w:pPr>
        <w:pStyle w:val="ListParagraph"/>
        <w:numPr>
          <w:ilvl w:val="0"/>
          <w:numId w:val="54"/>
        </w:numPr>
        <w:rPr>
          <w:rFonts w:ascii="Rockwell" w:hAnsi="Rockwell" w:cs="Times New Roman"/>
          <w:b/>
          <w:bCs/>
          <w:color w:val="4472C4" w:themeColor="accent1"/>
          <w:u w:val="single"/>
        </w:rPr>
      </w:pPr>
      <w:r w:rsidRPr="00042DAD">
        <w:rPr>
          <w:rFonts w:ascii="Rockwell" w:hAnsi="Rockwell" w:cs="Times New Roman"/>
          <w:b/>
          <w:bCs/>
          <w:color w:val="4472C4" w:themeColor="accent1"/>
          <w:u w:val="single"/>
        </w:rPr>
        <w:t>Real Work Experience:</w:t>
      </w:r>
    </w:p>
    <w:p w14:paraId="0954286A" w14:textId="3226536D" w:rsidR="00042DAD" w:rsidRPr="00042DAD" w:rsidRDefault="00C657B7" w:rsidP="005A6DEF">
      <w:pPr>
        <w:jc w:val="both"/>
        <w:rPr>
          <w:rFonts w:ascii="Rockwell" w:hAnsi="Rockwell" w:cs="Times New Roman"/>
          <w:sz w:val="22"/>
          <w:szCs w:val="22"/>
        </w:rPr>
      </w:pPr>
      <w:r w:rsidRPr="00042DAD">
        <w:rPr>
          <w:rFonts w:ascii="Rockwell" w:hAnsi="Rockwell" w:cs="Times New Roman"/>
          <w:sz w:val="22"/>
          <w:szCs w:val="22"/>
        </w:rPr>
        <w:t>Worked at ICICI Bank   for 3 years   there I saw every day that loyal customers are suddenly leaving the bank. The bank tries very hard to retain them but sometimes it’s possible but most of the time it’s not.</w:t>
      </w:r>
    </w:p>
    <w:p w14:paraId="02475E21" w14:textId="77777777" w:rsidR="00C657B7" w:rsidRPr="00042DAD" w:rsidRDefault="00C657B7" w:rsidP="005A6DEF">
      <w:pPr>
        <w:pStyle w:val="ListParagraph"/>
        <w:numPr>
          <w:ilvl w:val="0"/>
          <w:numId w:val="54"/>
        </w:numPr>
        <w:rPr>
          <w:rFonts w:ascii="Rockwell" w:eastAsia="Barlow" w:hAnsi="Rockwell" w:cs="Barlow"/>
          <w:color w:val="4472C4" w:themeColor="accent1"/>
          <w:kern w:val="24"/>
          <w:u w:val="single"/>
          <w14:ligatures w14:val="none"/>
        </w:rPr>
      </w:pPr>
      <w:r w:rsidRPr="00042DAD">
        <w:rPr>
          <w:rFonts w:ascii="Rockwell" w:hAnsi="Rockwell" w:cs="Times New Roman"/>
          <w:b/>
          <w:bCs/>
          <w:color w:val="4472C4" w:themeColor="accent1"/>
          <w:u w:val="single"/>
        </w:rPr>
        <w:t>Observed First-Hand:</w:t>
      </w:r>
      <w:r w:rsidRPr="00042DAD">
        <w:rPr>
          <w:rFonts w:ascii="Rockwell" w:eastAsia="Barlow" w:hAnsi="Rockwell" w:cs="Barlow"/>
          <w:color w:val="4472C4" w:themeColor="accent1"/>
          <w:kern w:val="24"/>
          <w:u w:val="single"/>
          <w14:ligatures w14:val="none"/>
        </w:rPr>
        <w:t xml:space="preserve"> </w:t>
      </w:r>
    </w:p>
    <w:p w14:paraId="3782E725" w14:textId="7FB4453F" w:rsidR="00C657B7" w:rsidRPr="00042DAD" w:rsidRDefault="00C657B7" w:rsidP="005A6DEF">
      <w:pPr>
        <w:jc w:val="both"/>
        <w:rPr>
          <w:rFonts w:ascii="Rockwell" w:hAnsi="Rockwell" w:cs="Times New Roman"/>
          <w:sz w:val="22"/>
          <w:szCs w:val="22"/>
        </w:rPr>
      </w:pPr>
      <w:r w:rsidRPr="00042DAD">
        <w:rPr>
          <w:rFonts w:ascii="Rockwell" w:hAnsi="Rockwell" w:cs="Times New Roman"/>
          <w:sz w:val="22"/>
          <w:szCs w:val="22"/>
        </w:rPr>
        <w:t>In the banking industry, customer churn is a billion-dollar domain. Acquiring a new customer is 5 times more expensive than retaining an existing one and the most interesting thing is what the bank assumes that for example: senior customers are loyal but the data told something different to me</w:t>
      </w:r>
      <w:r w:rsidR="005A6DEF" w:rsidRPr="00042DAD">
        <w:rPr>
          <w:rFonts w:ascii="Rockwell" w:hAnsi="Rockwell" w:cs="Times New Roman"/>
          <w:sz w:val="22"/>
          <w:szCs w:val="22"/>
        </w:rPr>
        <w:t>.</w:t>
      </w:r>
    </w:p>
    <w:p w14:paraId="337D6F61" w14:textId="3FABD1EE" w:rsidR="00C657B7" w:rsidRPr="00042DAD" w:rsidRDefault="00C657B7" w:rsidP="00C657B7">
      <w:pPr>
        <w:rPr>
          <w:rFonts w:ascii="Rockwell" w:hAnsi="Rockwell" w:cs="Times New Roman"/>
          <w:sz w:val="22"/>
          <w:szCs w:val="22"/>
        </w:rPr>
      </w:pPr>
      <w:r w:rsidRPr="00042DAD">
        <w:rPr>
          <w:rFonts w:ascii="Rockwell" w:hAnsi="Rockwell"/>
          <w:b/>
          <w:bCs/>
          <w:color w:val="4472C4" w:themeColor="accent1"/>
          <w:u w:val="single"/>
        </w:rPr>
        <w:t>The Gap:</w:t>
      </w:r>
      <w:r w:rsidRPr="00042DAD">
        <w:rPr>
          <w:rFonts w:ascii="Rockwell" w:eastAsia="Barlow" w:hAnsi="Rockwell" w:cs="Barlow"/>
          <w:color w:val="4472C4" w:themeColor="accent1"/>
          <w:kern w:val="24"/>
          <w:sz w:val="22"/>
          <w:szCs w:val="22"/>
          <w14:ligatures w14:val="none"/>
        </w:rPr>
        <w:t xml:space="preserve"> </w:t>
      </w:r>
      <w:r w:rsidRPr="00042DAD">
        <w:rPr>
          <w:rFonts w:ascii="Rockwell" w:hAnsi="Rockwell" w:cs="Times New Roman"/>
          <w:sz w:val="22"/>
          <w:szCs w:val="22"/>
        </w:rPr>
        <w:t>Bank could not predict churn in advance. So, for identifying this issue in banking sector I choose this dataset</w:t>
      </w:r>
      <w:r w:rsidR="005A6DEF" w:rsidRPr="00042DAD">
        <w:rPr>
          <w:rFonts w:ascii="Rockwell" w:hAnsi="Rockwell" w:cs="Times New Roman"/>
          <w:sz w:val="22"/>
          <w:szCs w:val="22"/>
        </w:rPr>
        <w:t>.</w:t>
      </w:r>
    </w:p>
    <w:p w14:paraId="575FA62F" w14:textId="3DA16922" w:rsidR="005C35C2" w:rsidRPr="00042DAD" w:rsidRDefault="005A6DEF" w:rsidP="005A6DEF">
      <w:pPr>
        <w:jc w:val="both"/>
        <w:rPr>
          <w:rFonts w:ascii="Rockwell" w:hAnsi="Rockwell"/>
          <w:sz w:val="22"/>
          <w:szCs w:val="22"/>
        </w:rPr>
      </w:pPr>
      <w:r w:rsidRPr="00042DAD">
        <w:rPr>
          <w:rFonts w:ascii="Rockwell" w:hAnsi="Rockwell"/>
          <w:sz w:val="22"/>
          <w:szCs w:val="22"/>
        </w:rPr>
        <w:tab/>
      </w:r>
      <w:r w:rsidR="005C35C2" w:rsidRPr="00042DAD">
        <w:rPr>
          <w:rFonts w:ascii="Rockwell" w:hAnsi="Rockwell"/>
          <w:sz w:val="22"/>
          <w:szCs w:val="22"/>
        </w:rPr>
        <w:t>This dataset was selected because it closely represents a real-world banking scenario and contains key variables required to analyze customer churn effectively.</w:t>
      </w:r>
    </w:p>
    <w:p w14:paraId="0B7747F9" w14:textId="77777777" w:rsidR="005C35C2" w:rsidRPr="00042DAD" w:rsidRDefault="005C35C2" w:rsidP="00897BFF">
      <w:pPr>
        <w:pStyle w:val="ListParagraph"/>
        <w:numPr>
          <w:ilvl w:val="0"/>
          <w:numId w:val="54"/>
        </w:numPr>
        <w:rPr>
          <w:rFonts w:ascii="Rockwell" w:hAnsi="Rockwell"/>
          <w:b/>
          <w:bCs/>
          <w:color w:val="4472C4" w:themeColor="accent1"/>
          <w:u w:val="single"/>
        </w:rPr>
      </w:pPr>
      <w:r w:rsidRPr="00042DAD">
        <w:rPr>
          <w:rFonts w:ascii="Rockwell" w:hAnsi="Rockwell"/>
          <w:b/>
          <w:bCs/>
          <w:color w:val="4472C4" w:themeColor="accent1"/>
          <w:u w:val="single"/>
        </w:rPr>
        <w:t>Reasons for selection:</w:t>
      </w:r>
    </w:p>
    <w:p w14:paraId="7A10C856" w14:textId="77777777" w:rsidR="005C35C2" w:rsidRPr="00042DAD" w:rsidRDefault="005C35C2" w:rsidP="00897BFF">
      <w:pPr>
        <w:numPr>
          <w:ilvl w:val="0"/>
          <w:numId w:val="3"/>
        </w:numPr>
        <w:jc w:val="both"/>
        <w:rPr>
          <w:rFonts w:ascii="Rockwell" w:hAnsi="Rockwell"/>
          <w:sz w:val="22"/>
          <w:szCs w:val="22"/>
        </w:rPr>
      </w:pPr>
      <w:r w:rsidRPr="00042DAD">
        <w:rPr>
          <w:rFonts w:ascii="Rockwell" w:hAnsi="Rockwell"/>
          <w:sz w:val="22"/>
          <w:szCs w:val="22"/>
        </w:rPr>
        <w:t>Contains 10,000 customer records, which is sufficient for meaningful analysis</w:t>
      </w:r>
    </w:p>
    <w:p w14:paraId="70E283E0" w14:textId="77777777" w:rsidR="005C35C2" w:rsidRPr="00042DAD" w:rsidRDefault="005C35C2" w:rsidP="00897BFF">
      <w:pPr>
        <w:numPr>
          <w:ilvl w:val="0"/>
          <w:numId w:val="3"/>
        </w:numPr>
        <w:jc w:val="both"/>
        <w:rPr>
          <w:rFonts w:ascii="Rockwell" w:hAnsi="Rockwell"/>
          <w:sz w:val="22"/>
          <w:szCs w:val="22"/>
        </w:rPr>
      </w:pPr>
      <w:r w:rsidRPr="00042DAD">
        <w:rPr>
          <w:rFonts w:ascii="Rockwell" w:hAnsi="Rockwell"/>
          <w:sz w:val="22"/>
          <w:szCs w:val="22"/>
        </w:rPr>
        <w:t>Includes important behavioral and financial features such as balance, credit score, and activity status</w:t>
      </w:r>
    </w:p>
    <w:p w14:paraId="3CEA134C" w14:textId="77777777" w:rsidR="005C35C2" w:rsidRPr="00042DAD" w:rsidRDefault="005C35C2" w:rsidP="00897BFF">
      <w:pPr>
        <w:numPr>
          <w:ilvl w:val="0"/>
          <w:numId w:val="3"/>
        </w:numPr>
        <w:jc w:val="both"/>
        <w:rPr>
          <w:rFonts w:ascii="Rockwell" w:hAnsi="Rockwell"/>
          <w:sz w:val="22"/>
          <w:szCs w:val="22"/>
        </w:rPr>
      </w:pPr>
      <w:r w:rsidRPr="00042DAD">
        <w:rPr>
          <w:rFonts w:ascii="Rockwell" w:hAnsi="Rockwell"/>
          <w:sz w:val="22"/>
          <w:szCs w:val="22"/>
        </w:rPr>
        <w:t>Covers multiple geographic regions (France, Germany, Spain) for comparative analysis</w:t>
      </w:r>
    </w:p>
    <w:p w14:paraId="7AF32C3D" w14:textId="77777777" w:rsidR="005C35C2" w:rsidRPr="00042DAD" w:rsidRDefault="005C35C2" w:rsidP="00897BFF">
      <w:pPr>
        <w:numPr>
          <w:ilvl w:val="0"/>
          <w:numId w:val="3"/>
        </w:numPr>
        <w:jc w:val="both"/>
        <w:rPr>
          <w:rFonts w:ascii="Rockwell" w:hAnsi="Rockwell"/>
          <w:sz w:val="22"/>
          <w:szCs w:val="22"/>
        </w:rPr>
      </w:pPr>
      <w:r w:rsidRPr="00042DAD">
        <w:rPr>
          <w:rFonts w:ascii="Rockwell" w:hAnsi="Rockwell"/>
          <w:sz w:val="22"/>
          <w:szCs w:val="22"/>
        </w:rPr>
        <w:t>Clean dataset with no missing values and no duplicates, making it ideal for analysis</w:t>
      </w:r>
    </w:p>
    <w:p w14:paraId="5DF513FF" w14:textId="77777777" w:rsidR="005C35C2" w:rsidRPr="006477FA" w:rsidRDefault="005C35C2" w:rsidP="00897BFF">
      <w:pPr>
        <w:numPr>
          <w:ilvl w:val="0"/>
          <w:numId w:val="3"/>
        </w:numPr>
        <w:jc w:val="both"/>
        <w:rPr>
          <w:rFonts w:ascii="Rockwell" w:hAnsi="Rockwell"/>
          <w:sz w:val="32"/>
          <w:szCs w:val="32"/>
        </w:rPr>
      </w:pPr>
      <w:r w:rsidRPr="00042DAD">
        <w:rPr>
          <w:rFonts w:ascii="Rockwell" w:hAnsi="Rockwell"/>
          <w:sz w:val="22"/>
          <w:szCs w:val="22"/>
        </w:rPr>
        <w:t>Widely used in industry and available on Kaggle, making it relevant for portfolio project</w:t>
      </w:r>
      <w:r w:rsidRPr="006477FA">
        <w:rPr>
          <w:rFonts w:ascii="Rockwell" w:hAnsi="Rockwell"/>
          <w:sz w:val="32"/>
          <w:szCs w:val="32"/>
        </w:rPr>
        <w:t>s</w:t>
      </w:r>
    </w:p>
    <w:p w14:paraId="1E0D16F3" w14:textId="77777777" w:rsidR="005C35C2" w:rsidRPr="00042DAD" w:rsidRDefault="005C35C2" w:rsidP="00897BFF">
      <w:pPr>
        <w:jc w:val="both"/>
        <w:rPr>
          <w:rFonts w:ascii="Rockwell" w:hAnsi="Rockwell"/>
          <w:sz w:val="22"/>
          <w:szCs w:val="22"/>
        </w:rPr>
      </w:pPr>
      <w:r w:rsidRPr="00042DAD">
        <w:rPr>
          <w:rFonts w:ascii="Rockwell" w:hAnsi="Rockwell"/>
          <w:sz w:val="22"/>
          <w:szCs w:val="22"/>
        </w:rPr>
        <w:t>This dataset allows for both exploratory analysis and predictive modeling, making it a strong choice for demonstrating end-to-end data analytics skills.</w:t>
      </w:r>
    </w:p>
    <w:p w14:paraId="1F473049" w14:textId="59F5203A" w:rsidR="00477512" w:rsidRPr="00042DAD" w:rsidRDefault="00477512" w:rsidP="00897BFF">
      <w:pPr>
        <w:pStyle w:val="ListParagraph"/>
        <w:numPr>
          <w:ilvl w:val="0"/>
          <w:numId w:val="34"/>
        </w:numPr>
        <w:ind w:hanging="720"/>
        <w:rPr>
          <w:rFonts w:ascii="Rockwell" w:hAnsi="Rockwell"/>
          <w:b/>
          <w:bCs/>
          <w:color w:val="4472C4" w:themeColor="accent1"/>
          <w:sz w:val="28"/>
          <w:szCs w:val="28"/>
          <w:u w:val="single"/>
        </w:rPr>
      </w:pPr>
      <w:r w:rsidRPr="00042DAD">
        <w:rPr>
          <w:rFonts w:ascii="Rockwell" w:hAnsi="Rockwell"/>
          <w:b/>
          <w:bCs/>
          <w:color w:val="4472C4" w:themeColor="accent1"/>
          <w:sz w:val="28"/>
          <w:szCs w:val="28"/>
          <w:u w:val="single"/>
        </w:rPr>
        <w:t xml:space="preserve">Project </w:t>
      </w:r>
      <w:r w:rsidR="00042DAD" w:rsidRPr="00042DAD">
        <w:rPr>
          <w:rFonts w:ascii="Rockwell" w:hAnsi="Rockwell"/>
          <w:b/>
          <w:bCs/>
          <w:color w:val="4472C4" w:themeColor="accent1"/>
          <w:sz w:val="28"/>
          <w:szCs w:val="28"/>
          <w:u w:val="single"/>
        </w:rPr>
        <w:t>Objective:</w:t>
      </w:r>
    </w:p>
    <w:p w14:paraId="09141BF1" w14:textId="71545579" w:rsidR="00477512" w:rsidRPr="00042DAD" w:rsidRDefault="00897BFF" w:rsidP="00477512">
      <w:pPr>
        <w:rPr>
          <w:rFonts w:ascii="Rockwell" w:hAnsi="Rockwell"/>
          <w:sz w:val="22"/>
          <w:szCs w:val="22"/>
        </w:rPr>
      </w:pPr>
      <w:r w:rsidRPr="006477FA">
        <w:rPr>
          <w:rFonts w:ascii="Rockwell" w:hAnsi="Rockwell"/>
          <w:sz w:val="32"/>
          <w:szCs w:val="32"/>
        </w:rPr>
        <w:tab/>
      </w:r>
      <w:r w:rsidR="00477512" w:rsidRPr="00042DAD">
        <w:rPr>
          <w:rFonts w:ascii="Rockwell" w:hAnsi="Rockwell"/>
          <w:sz w:val="22"/>
          <w:szCs w:val="22"/>
        </w:rPr>
        <w:t>The objective aims to understand:</w:t>
      </w:r>
    </w:p>
    <w:p w14:paraId="6380A199" w14:textId="77777777" w:rsidR="00477512" w:rsidRPr="00042DAD" w:rsidRDefault="00477512" w:rsidP="00897BFF">
      <w:pPr>
        <w:numPr>
          <w:ilvl w:val="0"/>
          <w:numId w:val="56"/>
        </w:numPr>
        <w:rPr>
          <w:rFonts w:ascii="Rockwell" w:hAnsi="Rockwell"/>
          <w:sz w:val="22"/>
          <w:szCs w:val="22"/>
        </w:rPr>
      </w:pPr>
      <w:r w:rsidRPr="00042DAD">
        <w:rPr>
          <w:rFonts w:ascii="Rockwell" w:hAnsi="Rockwell"/>
          <w:sz w:val="22"/>
          <w:szCs w:val="22"/>
        </w:rPr>
        <w:t>Behavior patterns of customers across different segments</w:t>
      </w:r>
    </w:p>
    <w:p w14:paraId="58C45B7F" w14:textId="77777777" w:rsidR="00477512" w:rsidRPr="00042DAD" w:rsidRDefault="00477512" w:rsidP="00897BFF">
      <w:pPr>
        <w:numPr>
          <w:ilvl w:val="0"/>
          <w:numId w:val="56"/>
        </w:numPr>
        <w:rPr>
          <w:rFonts w:ascii="Rockwell" w:hAnsi="Rockwell"/>
          <w:sz w:val="22"/>
          <w:szCs w:val="22"/>
        </w:rPr>
      </w:pPr>
      <w:r w:rsidRPr="00042DAD">
        <w:rPr>
          <w:rFonts w:ascii="Rockwell" w:hAnsi="Rockwell"/>
          <w:sz w:val="22"/>
          <w:szCs w:val="22"/>
        </w:rPr>
        <w:t>High-risk customer groups</w:t>
      </w:r>
    </w:p>
    <w:p w14:paraId="7FF70D12" w14:textId="77777777" w:rsidR="00477512" w:rsidRPr="00042DAD" w:rsidRDefault="00477512" w:rsidP="00897BFF">
      <w:pPr>
        <w:numPr>
          <w:ilvl w:val="0"/>
          <w:numId w:val="56"/>
        </w:numPr>
        <w:rPr>
          <w:rFonts w:ascii="Rockwell" w:hAnsi="Rockwell"/>
          <w:sz w:val="22"/>
          <w:szCs w:val="22"/>
        </w:rPr>
      </w:pPr>
      <w:r w:rsidRPr="00042DAD">
        <w:rPr>
          <w:rFonts w:ascii="Rockwell" w:hAnsi="Rockwell"/>
          <w:sz w:val="22"/>
          <w:szCs w:val="22"/>
        </w:rPr>
        <w:t>Business impact of churn on revenue and profit</w:t>
      </w:r>
    </w:p>
    <w:p w14:paraId="297A2870" w14:textId="77777777" w:rsidR="000240C0" w:rsidRPr="00042DAD" w:rsidRDefault="00477512" w:rsidP="00897BFF">
      <w:pPr>
        <w:numPr>
          <w:ilvl w:val="0"/>
          <w:numId w:val="56"/>
        </w:numPr>
        <w:rPr>
          <w:rFonts w:ascii="Rockwell" w:hAnsi="Rockwell"/>
          <w:sz w:val="22"/>
          <w:szCs w:val="22"/>
        </w:rPr>
      </w:pPr>
      <w:r w:rsidRPr="00042DAD">
        <w:rPr>
          <w:rFonts w:ascii="Rockwell" w:hAnsi="Rockwell"/>
          <w:sz w:val="22"/>
          <w:szCs w:val="22"/>
        </w:rPr>
        <w:t>Early warning signs to catch at-risk customers</w:t>
      </w:r>
    </w:p>
    <w:p w14:paraId="3DDDBFE8" w14:textId="7F17ED69" w:rsidR="006477FA" w:rsidRPr="00042DAD" w:rsidRDefault="006477FA">
      <w:pPr>
        <w:rPr>
          <w:rFonts w:ascii="Rockwell" w:hAnsi="Rockwell"/>
          <w:sz w:val="22"/>
          <w:szCs w:val="22"/>
        </w:rPr>
      </w:pPr>
      <w:r w:rsidRPr="00042DAD">
        <w:rPr>
          <w:rFonts w:ascii="Rockwell" w:hAnsi="Rockwell"/>
          <w:sz w:val="22"/>
          <w:szCs w:val="22"/>
        </w:rPr>
        <w:br w:type="page"/>
      </w:r>
    </w:p>
    <w:p w14:paraId="57373854" w14:textId="493CEB78" w:rsidR="000240C0" w:rsidRPr="00042DAD" w:rsidRDefault="00477512" w:rsidP="00897BFF">
      <w:pPr>
        <w:pStyle w:val="ListParagraph"/>
        <w:numPr>
          <w:ilvl w:val="0"/>
          <w:numId w:val="33"/>
        </w:numPr>
        <w:ind w:hanging="720"/>
        <w:rPr>
          <w:rFonts w:ascii="Rockwell" w:eastAsia="Times New Roman" w:hAnsi="Rockwell" w:cs="Times New Roman"/>
          <w:b/>
          <w:bCs/>
          <w:color w:val="4472C4" w:themeColor="accent1"/>
          <w:kern w:val="36"/>
          <w:sz w:val="28"/>
          <w:szCs w:val="28"/>
          <w:u w:val="single"/>
          <w14:ligatures w14:val="none"/>
        </w:rPr>
      </w:pPr>
      <w:r w:rsidRPr="00042DAD">
        <w:rPr>
          <w:rFonts w:ascii="Rockwell" w:eastAsia="Times New Roman" w:hAnsi="Rockwell" w:cs="Times New Roman"/>
          <w:b/>
          <w:bCs/>
          <w:color w:val="4472C4" w:themeColor="accent1"/>
          <w:kern w:val="36"/>
          <w:sz w:val="28"/>
          <w:szCs w:val="28"/>
          <w:u w:val="single"/>
          <w14:ligatures w14:val="none"/>
        </w:rPr>
        <w:lastRenderedPageBreak/>
        <w:t xml:space="preserve">Dataset Structure &amp; </w:t>
      </w:r>
      <w:r w:rsidR="00042DAD" w:rsidRPr="00042DAD">
        <w:rPr>
          <w:rFonts w:ascii="Rockwell" w:eastAsia="Times New Roman" w:hAnsi="Rockwell" w:cs="Times New Roman"/>
          <w:b/>
          <w:bCs/>
          <w:color w:val="4472C4" w:themeColor="accent1"/>
          <w:kern w:val="36"/>
          <w:sz w:val="28"/>
          <w:szCs w:val="28"/>
          <w:u w:val="single"/>
          <w14:ligatures w14:val="none"/>
        </w:rPr>
        <w:t>Features:</w:t>
      </w:r>
    </w:p>
    <w:p w14:paraId="5F3FB1D0" w14:textId="3C3EFB30" w:rsidR="00477512" w:rsidRPr="006477FA" w:rsidRDefault="00477512" w:rsidP="00897BFF">
      <w:pPr>
        <w:jc w:val="both"/>
        <w:rPr>
          <w:rFonts w:ascii="Rockwell" w:hAnsi="Rockwell"/>
          <w:sz w:val="36"/>
          <w:szCs w:val="36"/>
        </w:rPr>
      </w:pPr>
      <w:r w:rsidRPr="00042DAD">
        <w:rPr>
          <w:rFonts w:ascii="Rockwell" w:hAnsi="Rockwell"/>
          <w:sz w:val="22"/>
          <w:szCs w:val="22"/>
        </w:rPr>
        <w:t>The dataset has 10,000 customer records with 14 columns, including ID columns. Each column shows a different customer detail that helps us understand why customers leave. It shows customer information and money habits</w:t>
      </w:r>
      <w:r w:rsidRPr="006477FA">
        <w:rPr>
          <w:rFonts w:ascii="Rockwell" w:hAnsi="Rockwell"/>
          <w:sz w:val="32"/>
          <w:szCs w:val="32"/>
        </w:rPr>
        <w:t>.</w:t>
      </w:r>
    </w:p>
    <w:tbl>
      <w:tblPr>
        <w:tblStyle w:val="GridTable4-Accent1"/>
        <w:tblW w:w="9355" w:type="dxa"/>
        <w:tblLook w:val="04A0" w:firstRow="1" w:lastRow="0" w:firstColumn="1" w:lastColumn="0" w:noHBand="0" w:noVBand="1"/>
      </w:tblPr>
      <w:tblGrid>
        <w:gridCol w:w="2515"/>
        <w:gridCol w:w="2340"/>
        <w:gridCol w:w="4500"/>
      </w:tblGrid>
      <w:tr w:rsidR="00477512" w:rsidRPr="00042DAD" w14:paraId="1BD00D77" w14:textId="77777777" w:rsidTr="00897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C5FE2B7" w14:textId="34050DE5" w:rsidR="00477512" w:rsidRPr="00042DAD" w:rsidRDefault="00477512" w:rsidP="00897BFF">
            <w:pPr>
              <w:jc w:val="center"/>
              <w:rPr>
                <w:rFonts w:ascii="Rockwell" w:hAnsi="Rockwell"/>
                <w:sz w:val="22"/>
                <w:szCs w:val="22"/>
              </w:rPr>
            </w:pPr>
            <w:r w:rsidRPr="00042DAD">
              <w:rPr>
                <w:rFonts w:ascii="Rockwell" w:hAnsi="Rockwell"/>
                <w:sz w:val="22"/>
                <w:szCs w:val="22"/>
              </w:rPr>
              <w:t>Feature Name</w:t>
            </w:r>
          </w:p>
        </w:tc>
        <w:tc>
          <w:tcPr>
            <w:tcW w:w="2340" w:type="dxa"/>
          </w:tcPr>
          <w:p w14:paraId="7767B77A" w14:textId="77777777" w:rsidR="009573D9" w:rsidRPr="00042DAD" w:rsidRDefault="009573D9" w:rsidP="00897BFF">
            <w:pPr>
              <w:jc w:val="center"/>
              <w:cnfStyle w:val="100000000000" w:firstRow="1"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Data Type</w:t>
            </w:r>
          </w:p>
          <w:p w14:paraId="55894365" w14:textId="77777777" w:rsidR="00477512" w:rsidRPr="00042DAD" w:rsidRDefault="00477512" w:rsidP="00897BFF">
            <w:pPr>
              <w:jc w:val="center"/>
              <w:cnfStyle w:val="100000000000" w:firstRow="1" w:lastRow="0" w:firstColumn="0" w:lastColumn="0" w:oddVBand="0" w:evenVBand="0" w:oddHBand="0" w:evenHBand="0" w:firstRowFirstColumn="0" w:firstRowLastColumn="0" w:lastRowFirstColumn="0" w:lastRowLastColumn="0"/>
              <w:rPr>
                <w:rFonts w:ascii="Rockwell" w:hAnsi="Rockwell"/>
                <w:sz w:val="22"/>
                <w:szCs w:val="22"/>
              </w:rPr>
            </w:pPr>
          </w:p>
        </w:tc>
        <w:tc>
          <w:tcPr>
            <w:tcW w:w="4500" w:type="dxa"/>
          </w:tcPr>
          <w:p w14:paraId="2038EBF3" w14:textId="77777777" w:rsidR="009573D9" w:rsidRPr="00042DAD" w:rsidRDefault="009573D9" w:rsidP="00897BFF">
            <w:pPr>
              <w:jc w:val="center"/>
              <w:cnfStyle w:val="100000000000" w:firstRow="1"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Description</w:t>
            </w:r>
          </w:p>
          <w:p w14:paraId="0DEB6D62" w14:textId="77777777" w:rsidR="00477512" w:rsidRPr="00042DAD" w:rsidRDefault="00477512" w:rsidP="00897BFF">
            <w:pPr>
              <w:jc w:val="center"/>
              <w:cnfStyle w:val="100000000000" w:firstRow="1" w:lastRow="0" w:firstColumn="0" w:lastColumn="0" w:oddVBand="0" w:evenVBand="0" w:oddHBand="0" w:evenHBand="0" w:firstRowFirstColumn="0" w:firstRowLastColumn="0" w:lastRowFirstColumn="0" w:lastRowLastColumn="0"/>
              <w:rPr>
                <w:rFonts w:ascii="Rockwell" w:hAnsi="Rockwell"/>
                <w:sz w:val="22"/>
                <w:szCs w:val="22"/>
              </w:rPr>
            </w:pPr>
          </w:p>
        </w:tc>
      </w:tr>
      <w:tr w:rsidR="00477512" w:rsidRPr="00042DAD" w14:paraId="71D054A1" w14:textId="77777777" w:rsidTr="0089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40A432E8" w14:textId="3CE082C7" w:rsidR="00477512" w:rsidRPr="00042DAD" w:rsidRDefault="00477512" w:rsidP="00897BFF">
            <w:pPr>
              <w:jc w:val="center"/>
              <w:rPr>
                <w:rFonts w:ascii="Rockwell" w:hAnsi="Rockwell"/>
                <w:b w:val="0"/>
                <w:bCs w:val="0"/>
                <w:sz w:val="22"/>
                <w:szCs w:val="22"/>
              </w:rPr>
            </w:pPr>
            <w:r w:rsidRPr="00042DAD">
              <w:rPr>
                <w:rFonts w:ascii="Rockwell" w:hAnsi="Rockwell"/>
                <w:b w:val="0"/>
                <w:bCs w:val="0"/>
                <w:sz w:val="22"/>
                <w:szCs w:val="22"/>
              </w:rPr>
              <w:t>Credit Score</w:t>
            </w:r>
          </w:p>
          <w:p w14:paraId="17A13EF0" w14:textId="77777777" w:rsidR="00477512" w:rsidRPr="00042DAD" w:rsidRDefault="00477512" w:rsidP="00897BFF">
            <w:pPr>
              <w:jc w:val="center"/>
              <w:rPr>
                <w:rFonts w:ascii="Rockwell" w:hAnsi="Rockwell"/>
                <w:b w:val="0"/>
                <w:bCs w:val="0"/>
                <w:sz w:val="22"/>
                <w:szCs w:val="22"/>
              </w:rPr>
            </w:pPr>
          </w:p>
        </w:tc>
        <w:tc>
          <w:tcPr>
            <w:tcW w:w="2340" w:type="dxa"/>
          </w:tcPr>
          <w:p w14:paraId="663470F5" w14:textId="77777777" w:rsidR="009573D9" w:rsidRPr="00042DAD" w:rsidRDefault="009573D9" w:rsidP="00897BFF">
            <w:pPr>
              <w:jc w:val="cente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Numerical</w:t>
            </w:r>
          </w:p>
          <w:p w14:paraId="1FF83337" w14:textId="77777777" w:rsidR="00477512" w:rsidRPr="00042DAD" w:rsidRDefault="00477512" w:rsidP="00897BFF">
            <w:pPr>
              <w:jc w:val="cente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p>
        </w:tc>
        <w:tc>
          <w:tcPr>
            <w:tcW w:w="4500" w:type="dxa"/>
          </w:tcPr>
          <w:p w14:paraId="0FD17709" w14:textId="61681516" w:rsidR="00477512" w:rsidRPr="00042DAD" w:rsidRDefault="009573D9" w:rsidP="00897BFF">
            <w:pPr>
              <w:jc w:val="both"/>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Number that shows credit history</w:t>
            </w:r>
          </w:p>
        </w:tc>
      </w:tr>
      <w:tr w:rsidR="00477512" w:rsidRPr="00042DAD" w14:paraId="683A41E1" w14:textId="77777777" w:rsidTr="00897BFF">
        <w:tc>
          <w:tcPr>
            <w:cnfStyle w:val="001000000000" w:firstRow="0" w:lastRow="0" w:firstColumn="1" w:lastColumn="0" w:oddVBand="0" w:evenVBand="0" w:oddHBand="0" w:evenHBand="0" w:firstRowFirstColumn="0" w:firstRowLastColumn="0" w:lastRowFirstColumn="0" w:lastRowLastColumn="0"/>
            <w:tcW w:w="2515" w:type="dxa"/>
          </w:tcPr>
          <w:p w14:paraId="0B4BF937" w14:textId="77777777" w:rsidR="00477512" w:rsidRPr="00042DAD" w:rsidRDefault="00477512" w:rsidP="00897BFF">
            <w:pPr>
              <w:jc w:val="center"/>
              <w:rPr>
                <w:rFonts w:ascii="Rockwell" w:hAnsi="Rockwell"/>
                <w:b w:val="0"/>
                <w:bCs w:val="0"/>
                <w:sz w:val="22"/>
                <w:szCs w:val="22"/>
              </w:rPr>
            </w:pPr>
            <w:r w:rsidRPr="00042DAD">
              <w:rPr>
                <w:rFonts w:ascii="Rockwell" w:hAnsi="Rockwell"/>
                <w:b w:val="0"/>
                <w:bCs w:val="0"/>
                <w:sz w:val="22"/>
                <w:szCs w:val="22"/>
              </w:rPr>
              <w:t>Geography</w:t>
            </w:r>
          </w:p>
          <w:p w14:paraId="604BA5D0" w14:textId="77777777" w:rsidR="00477512" w:rsidRPr="00042DAD" w:rsidRDefault="00477512" w:rsidP="00897BFF">
            <w:pPr>
              <w:jc w:val="center"/>
              <w:rPr>
                <w:rFonts w:ascii="Rockwell" w:hAnsi="Rockwell"/>
                <w:b w:val="0"/>
                <w:bCs w:val="0"/>
                <w:sz w:val="22"/>
                <w:szCs w:val="22"/>
              </w:rPr>
            </w:pPr>
          </w:p>
        </w:tc>
        <w:tc>
          <w:tcPr>
            <w:tcW w:w="2340" w:type="dxa"/>
          </w:tcPr>
          <w:p w14:paraId="276E5CDC" w14:textId="77777777" w:rsidR="009573D9" w:rsidRPr="00042DAD" w:rsidRDefault="009573D9" w:rsidP="00897BFF">
            <w:pPr>
              <w:jc w:val="center"/>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Categorical</w:t>
            </w:r>
          </w:p>
          <w:p w14:paraId="51250A2F" w14:textId="77777777" w:rsidR="00477512" w:rsidRPr="00042DAD" w:rsidRDefault="00477512" w:rsidP="00897BFF">
            <w:pPr>
              <w:jc w:val="center"/>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p>
        </w:tc>
        <w:tc>
          <w:tcPr>
            <w:tcW w:w="4500" w:type="dxa"/>
          </w:tcPr>
          <w:p w14:paraId="15047CF3" w14:textId="70FDD969" w:rsidR="00477512" w:rsidRPr="00042DAD" w:rsidRDefault="009573D9" w:rsidP="006477FA">
            <w:pPr>
              <w:spacing w:line="276" w:lineRule="auto"/>
              <w:jc w:val="both"/>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Country or region where the customer is located</w:t>
            </w:r>
          </w:p>
        </w:tc>
      </w:tr>
      <w:tr w:rsidR="00477512" w:rsidRPr="00042DAD" w14:paraId="258BF115" w14:textId="77777777" w:rsidTr="0089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3F7973F2" w14:textId="77777777" w:rsidR="00477512" w:rsidRPr="00042DAD" w:rsidRDefault="00477512" w:rsidP="00897BFF">
            <w:pPr>
              <w:jc w:val="center"/>
              <w:rPr>
                <w:rFonts w:ascii="Rockwell" w:hAnsi="Rockwell"/>
                <w:b w:val="0"/>
                <w:bCs w:val="0"/>
                <w:sz w:val="22"/>
                <w:szCs w:val="22"/>
              </w:rPr>
            </w:pPr>
            <w:r w:rsidRPr="00042DAD">
              <w:rPr>
                <w:rFonts w:ascii="Rockwell" w:hAnsi="Rockwell"/>
                <w:b w:val="0"/>
                <w:bCs w:val="0"/>
                <w:sz w:val="22"/>
                <w:szCs w:val="22"/>
              </w:rPr>
              <w:t>Gender</w:t>
            </w:r>
          </w:p>
          <w:p w14:paraId="1DFE3925" w14:textId="77777777" w:rsidR="00477512" w:rsidRPr="00042DAD" w:rsidRDefault="00477512" w:rsidP="00897BFF">
            <w:pPr>
              <w:jc w:val="center"/>
              <w:rPr>
                <w:rFonts w:ascii="Rockwell" w:hAnsi="Rockwell"/>
                <w:b w:val="0"/>
                <w:bCs w:val="0"/>
                <w:sz w:val="22"/>
                <w:szCs w:val="22"/>
              </w:rPr>
            </w:pPr>
          </w:p>
        </w:tc>
        <w:tc>
          <w:tcPr>
            <w:tcW w:w="2340" w:type="dxa"/>
          </w:tcPr>
          <w:p w14:paraId="17E25245" w14:textId="77777777" w:rsidR="009573D9" w:rsidRPr="00042DAD" w:rsidRDefault="009573D9" w:rsidP="00897BFF">
            <w:pPr>
              <w:jc w:val="cente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Categorical</w:t>
            </w:r>
          </w:p>
          <w:p w14:paraId="3CE30334" w14:textId="77777777" w:rsidR="00477512" w:rsidRPr="00042DAD" w:rsidRDefault="00477512" w:rsidP="00897BFF">
            <w:pPr>
              <w:jc w:val="cente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p>
        </w:tc>
        <w:tc>
          <w:tcPr>
            <w:tcW w:w="4500" w:type="dxa"/>
          </w:tcPr>
          <w:p w14:paraId="6BFEB5A8" w14:textId="4110F615" w:rsidR="00477512" w:rsidRPr="00042DAD" w:rsidRDefault="009573D9" w:rsidP="006477FA">
            <w:pPr>
              <w:spacing w:line="276" w:lineRule="auto"/>
              <w:jc w:val="both"/>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Binary category for customer gender</w:t>
            </w:r>
          </w:p>
        </w:tc>
      </w:tr>
      <w:tr w:rsidR="00477512" w:rsidRPr="00042DAD" w14:paraId="191839E9" w14:textId="77777777" w:rsidTr="00897BFF">
        <w:tc>
          <w:tcPr>
            <w:cnfStyle w:val="001000000000" w:firstRow="0" w:lastRow="0" w:firstColumn="1" w:lastColumn="0" w:oddVBand="0" w:evenVBand="0" w:oddHBand="0" w:evenHBand="0" w:firstRowFirstColumn="0" w:firstRowLastColumn="0" w:lastRowFirstColumn="0" w:lastRowLastColumn="0"/>
            <w:tcW w:w="2515" w:type="dxa"/>
          </w:tcPr>
          <w:p w14:paraId="510E56CB" w14:textId="77777777" w:rsidR="00477512" w:rsidRPr="00042DAD" w:rsidRDefault="00477512" w:rsidP="00897BFF">
            <w:pPr>
              <w:jc w:val="center"/>
              <w:rPr>
                <w:rFonts w:ascii="Rockwell" w:hAnsi="Rockwell"/>
                <w:b w:val="0"/>
                <w:bCs w:val="0"/>
                <w:sz w:val="22"/>
                <w:szCs w:val="22"/>
              </w:rPr>
            </w:pPr>
            <w:r w:rsidRPr="00042DAD">
              <w:rPr>
                <w:rFonts w:ascii="Rockwell" w:hAnsi="Rockwell"/>
                <w:b w:val="0"/>
                <w:bCs w:val="0"/>
                <w:sz w:val="22"/>
                <w:szCs w:val="22"/>
              </w:rPr>
              <w:t>Age</w:t>
            </w:r>
          </w:p>
          <w:p w14:paraId="04AC80A2" w14:textId="77777777" w:rsidR="00477512" w:rsidRPr="00042DAD" w:rsidRDefault="00477512" w:rsidP="00897BFF">
            <w:pPr>
              <w:jc w:val="center"/>
              <w:rPr>
                <w:rFonts w:ascii="Rockwell" w:hAnsi="Rockwell"/>
                <w:b w:val="0"/>
                <w:bCs w:val="0"/>
                <w:sz w:val="22"/>
                <w:szCs w:val="22"/>
              </w:rPr>
            </w:pPr>
          </w:p>
        </w:tc>
        <w:tc>
          <w:tcPr>
            <w:tcW w:w="2340" w:type="dxa"/>
          </w:tcPr>
          <w:p w14:paraId="59839554" w14:textId="77777777" w:rsidR="009573D9" w:rsidRPr="00042DAD" w:rsidRDefault="009573D9" w:rsidP="00897BFF">
            <w:pPr>
              <w:jc w:val="center"/>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Numerical</w:t>
            </w:r>
          </w:p>
          <w:p w14:paraId="68CF7DB2" w14:textId="77777777" w:rsidR="00477512" w:rsidRPr="00042DAD" w:rsidRDefault="00477512" w:rsidP="00897BFF">
            <w:pPr>
              <w:jc w:val="center"/>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p>
        </w:tc>
        <w:tc>
          <w:tcPr>
            <w:tcW w:w="4500" w:type="dxa"/>
          </w:tcPr>
          <w:p w14:paraId="7B16145D" w14:textId="63369C24" w:rsidR="00477512" w:rsidRPr="00042DAD" w:rsidRDefault="009573D9" w:rsidP="006477FA">
            <w:pPr>
              <w:spacing w:line="276" w:lineRule="auto"/>
              <w:jc w:val="both"/>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Customer age, an important factor</w:t>
            </w:r>
          </w:p>
        </w:tc>
      </w:tr>
      <w:tr w:rsidR="009573D9" w:rsidRPr="00042DAD" w14:paraId="225CA1CF" w14:textId="77777777" w:rsidTr="0089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51725884" w14:textId="6871922B" w:rsidR="009573D9" w:rsidRPr="00042DAD" w:rsidRDefault="009573D9" w:rsidP="00897BFF">
            <w:pPr>
              <w:jc w:val="center"/>
              <w:rPr>
                <w:rFonts w:ascii="Rockwell" w:hAnsi="Rockwell"/>
                <w:b w:val="0"/>
                <w:bCs w:val="0"/>
                <w:sz w:val="22"/>
                <w:szCs w:val="22"/>
              </w:rPr>
            </w:pPr>
            <w:r w:rsidRPr="00042DAD">
              <w:rPr>
                <w:rFonts w:ascii="Rockwell" w:hAnsi="Rockwell"/>
                <w:b w:val="0"/>
                <w:bCs w:val="0"/>
                <w:sz w:val="22"/>
                <w:szCs w:val="22"/>
              </w:rPr>
              <w:t>Tenure</w:t>
            </w:r>
          </w:p>
        </w:tc>
        <w:tc>
          <w:tcPr>
            <w:tcW w:w="2340" w:type="dxa"/>
          </w:tcPr>
          <w:p w14:paraId="2ABA94A0" w14:textId="6EB56F5C" w:rsidR="009573D9" w:rsidRPr="00042DAD" w:rsidRDefault="009573D9" w:rsidP="00897BFF">
            <w:pPr>
              <w:jc w:val="cente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Numerical</w:t>
            </w:r>
          </w:p>
        </w:tc>
        <w:tc>
          <w:tcPr>
            <w:tcW w:w="4500" w:type="dxa"/>
          </w:tcPr>
          <w:p w14:paraId="2D24B11B" w14:textId="77777777" w:rsidR="009573D9" w:rsidRPr="00042DAD" w:rsidRDefault="009573D9" w:rsidP="006477FA">
            <w:pPr>
              <w:spacing w:line="276" w:lineRule="auto"/>
              <w:jc w:val="both"/>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How long the customer has been with the bank</w:t>
            </w:r>
          </w:p>
          <w:p w14:paraId="52E47B57" w14:textId="384F39F1" w:rsidR="009573D9" w:rsidRPr="00042DAD" w:rsidRDefault="009573D9" w:rsidP="006477FA">
            <w:pPr>
              <w:spacing w:line="276" w:lineRule="auto"/>
              <w:jc w:val="both"/>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p>
        </w:tc>
      </w:tr>
      <w:tr w:rsidR="009573D9" w:rsidRPr="00042DAD" w14:paraId="72E0327C" w14:textId="77777777" w:rsidTr="00897BFF">
        <w:tc>
          <w:tcPr>
            <w:cnfStyle w:val="001000000000" w:firstRow="0" w:lastRow="0" w:firstColumn="1" w:lastColumn="0" w:oddVBand="0" w:evenVBand="0" w:oddHBand="0" w:evenHBand="0" w:firstRowFirstColumn="0" w:firstRowLastColumn="0" w:lastRowFirstColumn="0" w:lastRowLastColumn="0"/>
            <w:tcW w:w="2515" w:type="dxa"/>
          </w:tcPr>
          <w:p w14:paraId="56B83693" w14:textId="7B7563D5" w:rsidR="009573D9" w:rsidRPr="00042DAD" w:rsidRDefault="009573D9" w:rsidP="00897BFF">
            <w:pPr>
              <w:jc w:val="center"/>
              <w:rPr>
                <w:rFonts w:ascii="Rockwell" w:hAnsi="Rockwell"/>
                <w:b w:val="0"/>
                <w:bCs w:val="0"/>
                <w:sz w:val="22"/>
                <w:szCs w:val="22"/>
              </w:rPr>
            </w:pPr>
            <w:r w:rsidRPr="00042DAD">
              <w:rPr>
                <w:rFonts w:ascii="Rockwell" w:hAnsi="Rockwell"/>
                <w:b w:val="0"/>
                <w:bCs w:val="0"/>
                <w:sz w:val="22"/>
                <w:szCs w:val="22"/>
              </w:rPr>
              <w:t>Balance</w:t>
            </w:r>
          </w:p>
        </w:tc>
        <w:tc>
          <w:tcPr>
            <w:tcW w:w="2340" w:type="dxa"/>
          </w:tcPr>
          <w:p w14:paraId="74127DF7" w14:textId="0A995000" w:rsidR="009573D9" w:rsidRPr="00042DAD" w:rsidRDefault="009573D9" w:rsidP="00897BFF">
            <w:pPr>
              <w:jc w:val="center"/>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Numerical</w:t>
            </w:r>
          </w:p>
        </w:tc>
        <w:tc>
          <w:tcPr>
            <w:tcW w:w="4500" w:type="dxa"/>
          </w:tcPr>
          <w:p w14:paraId="04776166" w14:textId="49A53D89" w:rsidR="009573D9" w:rsidRPr="00042DAD" w:rsidRDefault="009573D9" w:rsidP="006477FA">
            <w:pPr>
              <w:spacing w:line="276" w:lineRule="auto"/>
              <w:jc w:val="both"/>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Shows how much money they have</w:t>
            </w:r>
          </w:p>
        </w:tc>
      </w:tr>
      <w:tr w:rsidR="009573D9" w:rsidRPr="00042DAD" w14:paraId="6679EA0B" w14:textId="77777777" w:rsidTr="0089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1DFDB43D" w14:textId="4264E037" w:rsidR="009573D9" w:rsidRPr="00042DAD" w:rsidRDefault="009573D9" w:rsidP="00897BFF">
            <w:pPr>
              <w:jc w:val="center"/>
              <w:rPr>
                <w:rFonts w:ascii="Rockwell" w:hAnsi="Rockwell"/>
                <w:b w:val="0"/>
                <w:bCs w:val="0"/>
                <w:sz w:val="22"/>
                <w:szCs w:val="22"/>
              </w:rPr>
            </w:pPr>
            <w:r w:rsidRPr="00042DAD">
              <w:rPr>
                <w:rFonts w:ascii="Rockwell" w:hAnsi="Rockwell"/>
                <w:b w:val="0"/>
                <w:bCs w:val="0"/>
                <w:sz w:val="22"/>
                <w:szCs w:val="22"/>
              </w:rPr>
              <w:t>Num Of Products</w:t>
            </w:r>
          </w:p>
        </w:tc>
        <w:tc>
          <w:tcPr>
            <w:tcW w:w="2340" w:type="dxa"/>
          </w:tcPr>
          <w:p w14:paraId="28F83EEF" w14:textId="641CC684" w:rsidR="009573D9" w:rsidRPr="00042DAD" w:rsidRDefault="009573D9" w:rsidP="00897BFF">
            <w:pPr>
              <w:jc w:val="cente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Numerical</w:t>
            </w:r>
          </w:p>
        </w:tc>
        <w:tc>
          <w:tcPr>
            <w:tcW w:w="4500" w:type="dxa"/>
          </w:tcPr>
          <w:p w14:paraId="4EAE0A7D" w14:textId="77777777" w:rsidR="009573D9" w:rsidRPr="00042DAD" w:rsidRDefault="009573D9" w:rsidP="006477FA">
            <w:pPr>
              <w:spacing w:line="276" w:lineRule="auto"/>
              <w:jc w:val="both"/>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How many products they use</w:t>
            </w:r>
          </w:p>
          <w:p w14:paraId="56932832" w14:textId="3CCFA5AA" w:rsidR="009573D9" w:rsidRPr="00042DAD" w:rsidRDefault="009573D9" w:rsidP="006477FA">
            <w:pPr>
              <w:spacing w:line="276" w:lineRule="auto"/>
              <w:jc w:val="both"/>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p>
        </w:tc>
      </w:tr>
      <w:tr w:rsidR="009573D9" w:rsidRPr="00042DAD" w14:paraId="63C831D4" w14:textId="77777777" w:rsidTr="00897BFF">
        <w:tc>
          <w:tcPr>
            <w:cnfStyle w:val="001000000000" w:firstRow="0" w:lastRow="0" w:firstColumn="1" w:lastColumn="0" w:oddVBand="0" w:evenVBand="0" w:oddHBand="0" w:evenHBand="0" w:firstRowFirstColumn="0" w:firstRowLastColumn="0" w:lastRowFirstColumn="0" w:lastRowLastColumn="0"/>
            <w:tcW w:w="2515" w:type="dxa"/>
          </w:tcPr>
          <w:p w14:paraId="2BF4D85B" w14:textId="6B1CF352" w:rsidR="009573D9" w:rsidRPr="00042DAD" w:rsidRDefault="009573D9" w:rsidP="00897BFF">
            <w:pPr>
              <w:jc w:val="center"/>
              <w:rPr>
                <w:rFonts w:ascii="Rockwell" w:hAnsi="Rockwell"/>
                <w:b w:val="0"/>
                <w:bCs w:val="0"/>
                <w:sz w:val="22"/>
                <w:szCs w:val="22"/>
              </w:rPr>
            </w:pPr>
            <w:r w:rsidRPr="00042DAD">
              <w:rPr>
                <w:rFonts w:ascii="Rockwell" w:hAnsi="Rockwell"/>
                <w:b w:val="0"/>
                <w:bCs w:val="0"/>
                <w:sz w:val="22"/>
                <w:szCs w:val="22"/>
              </w:rPr>
              <w:t>Has Credit Card</w:t>
            </w:r>
          </w:p>
          <w:p w14:paraId="6E1486B4" w14:textId="06731D07" w:rsidR="009573D9" w:rsidRPr="00042DAD" w:rsidRDefault="009573D9" w:rsidP="00897BFF">
            <w:pPr>
              <w:jc w:val="center"/>
              <w:rPr>
                <w:rFonts w:ascii="Rockwell" w:hAnsi="Rockwell"/>
                <w:b w:val="0"/>
                <w:bCs w:val="0"/>
                <w:sz w:val="22"/>
                <w:szCs w:val="22"/>
              </w:rPr>
            </w:pPr>
          </w:p>
        </w:tc>
        <w:tc>
          <w:tcPr>
            <w:tcW w:w="2340" w:type="dxa"/>
          </w:tcPr>
          <w:p w14:paraId="24809803" w14:textId="6B7236A4" w:rsidR="009573D9" w:rsidRPr="00042DAD" w:rsidRDefault="009573D9" w:rsidP="00897BFF">
            <w:pPr>
              <w:jc w:val="center"/>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Binary</w:t>
            </w:r>
          </w:p>
        </w:tc>
        <w:tc>
          <w:tcPr>
            <w:tcW w:w="4500" w:type="dxa"/>
          </w:tcPr>
          <w:p w14:paraId="74545EDD" w14:textId="7561F29C" w:rsidR="009573D9" w:rsidRPr="00042DAD" w:rsidRDefault="009573D9" w:rsidP="006477FA">
            <w:pPr>
              <w:spacing w:line="276" w:lineRule="auto"/>
              <w:jc w:val="both"/>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Indicates whether the customer has a credit card</w:t>
            </w:r>
          </w:p>
        </w:tc>
      </w:tr>
      <w:tr w:rsidR="009573D9" w:rsidRPr="00042DAD" w14:paraId="44A9A946" w14:textId="77777777" w:rsidTr="0089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122C8170" w14:textId="2F7F3DF0" w:rsidR="009573D9" w:rsidRPr="00042DAD" w:rsidRDefault="009573D9" w:rsidP="00897BFF">
            <w:pPr>
              <w:jc w:val="center"/>
              <w:rPr>
                <w:rFonts w:ascii="Rockwell" w:hAnsi="Rockwell"/>
                <w:b w:val="0"/>
                <w:bCs w:val="0"/>
                <w:sz w:val="22"/>
                <w:szCs w:val="22"/>
              </w:rPr>
            </w:pPr>
            <w:r w:rsidRPr="00042DAD">
              <w:rPr>
                <w:rFonts w:ascii="Rockwell" w:hAnsi="Rockwell"/>
                <w:b w:val="0"/>
                <w:bCs w:val="0"/>
                <w:sz w:val="22"/>
                <w:szCs w:val="22"/>
              </w:rPr>
              <w:t>Is Active Member</w:t>
            </w:r>
          </w:p>
        </w:tc>
        <w:tc>
          <w:tcPr>
            <w:tcW w:w="2340" w:type="dxa"/>
          </w:tcPr>
          <w:p w14:paraId="506E5CFC" w14:textId="17A710BD" w:rsidR="009573D9" w:rsidRPr="00042DAD" w:rsidRDefault="009573D9" w:rsidP="00897BFF">
            <w:pPr>
              <w:jc w:val="cente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Binary</w:t>
            </w:r>
          </w:p>
        </w:tc>
        <w:tc>
          <w:tcPr>
            <w:tcW w:w="4500" w:type="dxa"/>
          </w:tcPr>
          <w:p w14:paraId="34F20B56" w14:textId="5065223F" w:rsidR="009573D9" w:rsidRPr="00042DAD" w:rsidRDefault="009573D9" w:rsidP="006477FA">
            <w:pPr>
              <w:spacing w:line="276" w:lineRule="auto"/>
              <w:jc w:val="both"/>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Indicates whether the customer actively uses their account</w:t>
            </w:r>
          </w:p>
        </w:tc>
      </w:tr>
      <w:tr w:rsidR="009573D9" w:rsidRPr="00042DAD" w14:paraId="7F002539" w14:textId="77777777" w:rsidTr="00897BFF">
        <w:tc>
          <w:tcPr>
            <w:cnfStyle w:val="001000000000" w:firstRow="0" w:lastRow="0" w:firstColumn="1" w:lastColumn="0" w:oddVBand="0" w:evenVBand="0" w:oddHBand="0" w:evenHBand="0" w:firstRowFirstColumn="0" w:firstRowLastColumn="0" w:lastRowFirstColumn="0" w:lastRowLastColumn="0"/>
            <w:tcW w:w="2515" w:type="dxa"/>
          </w:tcPr>
          <w:p w14:paraId="3BCFC3C3" w14:textId="3F77F05C" w:rsidR="009573D9" w:rsidRPr="00042DAD" w:rsidRDefault="009573D9" w:rsidP="00897BFF">
            <w:pPr>
              <w:jc w:val="center"/>
              <w:rPr>
                <w:rFonts w:ascii="Rockwell" w:hAnsi="Rockwell"/>
                <w:b w:val="0"/>
                <w:bCs w:val="0"/>
                <w:sz w:val="22"/>
                <w:szCs w:val="22"/>
              </w:rPr>
            </w:pPr>
            <w:r w:rsidRPr="00042DAD">
              <w:rPr>
                <w:rFonts w:ascii="Rockwell" w:hAnsi="Rockwell"/>
                <w:b w:val="0"/>
                <w:bCs w:val="0"/>
                <w:sz w:val="22"/>
                <w:szCs w:val="22"/>
              </w:rPr>
              <w:t>Estimated Salary</w:t>
            </w:r>
          </w:p>
        </w:tc>
        <w:tc>
          <w:tcPr>
            <w:tcW w:w="2340" w:type="dxa"/>
          </w:tcPr>
          <w:p w14:paraId="2C95E7CF" w14:textId="6B7CEE27" w:rsidR="009573D9" w:rsidRPr="00042DAD" w:rsidRDefault="009573D9" w:rsidP="00897BFF">
            <w:pPr>
              <w:jc w:val="center"/>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Numerical</w:t>
            </w:r>
          </w:p>
        </w:tc>
        <w:tc>
          <w:tcPr>
            <w:tcW w:w="4500" w:type="dxa"/>
          </w:tcPr>
          <w:p w14:paraId="0DEAAD1F" w14:textId="52DF9CB5" w:rsidR="009573D9" w:rsidRPr="00042DAD" w:rsidRDefault="009573D9" w:rsidP="006477FA">
            <w:pPr>
              <w:spacing w:line="276" w:lineRule="auto"/>
              <w:jc w:val="both"/>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Estimated salary of the customer</w:t>
            </w:r>
          </w:p>
        </w:tc>
      </w:tr>
      <w:tr w:rsidR="009573D9" w:rsidRPr="00042DAD" w14:paraId="4CF9E044" w14:textId="77777777" w:rsidTr="0089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43A0E6EE" w14:textId="0164ED56" w:rsidR="009573D9" w:rsidRPr="00042DAD" w:rsidRDefault="009573D9" w:rsidP="00897BFF">
            <w:pPr>
              <w:jc w:val="center"/>
              <w:rPr>
                <w:rFonts w:ascii="Rockwell" w:hAnsi="Rockwell"/>
                <w:b w:val="0"/>
                <w:bCs w:val="0"/>
                <w:sz w:val="22"/>
                <w:szCs w:val="22"/>
              </w:rPr>
            </w:pPr>
            <w:r w:rsidRPr="00042DAD">
              <w:rPr>
                <w:rFonts w:ascii="Rockwell" w:hAnsi="Rockwell"/>
                <w:b w:val="0"/>
                <w:bCs w:val="0"/>
                <w:sz w:val="22"/>
                <w:szCs w:val="22"/>
              </w:rPr>
              <w:t>Churn</w:t>
            </w:r>
          </w:p>
        </w:tc>
        <w:tc>
          <w:tcPr>
            <w:tcW w:w="2340" w:type="dxa"/>
          </w:tcPr>
          <w:p w14:paraId="0EC80F9B" w14:textId="08E9E29A" w:rsidR="009573D9" w:rsidRPr="00042DAD" w:rsidRDefault="009573D9" w:rsidP="00897BFF">
            <w:pPr>
              <w:jc w:val="cente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Binary/Target</w:t>
            </w:r>
          </w:p>
        </w:tc>
        <w:tc>
          <w:tcPr>
            <w:tcW w:w="4500" w:type="dxa"/>
          </w:tcPr>
          <w:p w14:paraId="2C0B6A4D" w14:textId="678BB314" w:rsidR="009573D9" w:rsidRPr="00042DAD" w:rsidRDefault="009573D9" w:rsidP="006477FA">
            <w:pPr>
              <w:spacing w:line="276" w:lineRule="auto"/>
              <w:jc w:val="both"/>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Target variable where 1 = churn and 0 = retained</w:t>
            </w:r>
          </w:p>
        </w:tc>
      </w:tr>
    </w:tbl>
    <w:p w14:paraId="7A538F1B" w14:textId="1D293F09" w:rsidR="009573D9" w:rsidRPr="00042DAD" w:rsidRDefault="009573D9" w:rsidP="006477FA">
      <w:pPr>
        <w:pStyle w:val="ListParagraph"/>
        <w:numPr>
          <w:ilvl w:val="0"/>
          <w:numId w:val="33"/>
        </w:numPr>
        <w:spacing w:line="276" w:lineRule="auto"/>
        <w:ind w:left="0" w:hanging="450"/>
        <w:rPr>
          <w:rFonts w:ascii="Rockwell" w:hAnsi="Rockwell" w:cs="Times New Roman"/>
          <w:b/>
          <w:bCs/>
          <w:color w:val="4472C4" w:themeColor="accent1"/>
          <w:sz w:val="28"/>
          <w:szCs w:val="28"/>
          <w:u w:val="single"/>
        </w:rPr>
      </w:pPr>
      <w:r w:rsidRPr="00042DAD">
        <w:rPr>
          <w:rFonts w:ascii="Rockwell" w:hAnsi="Rockwell" w:cs="Times New Roman"/>
          <w:b/>
          <w:bCs/>
          <w:color w:val="4472C4" w:themeColor="accent1"/>
          <w:sz w:val="28"/>
          <w:szCs w:val="28"/>
          <w:u w:val="single"/>
        </w:rPr>
        <w:t xml:space="preserve">Tools &amp; Libraries </w:t>
      </w:r>
      <w:r w:rsidR="00042DAD" w:rsidRPr="00042DAD">
        <w:rPr>
          <w:rFonts w:ascii="Rockwell" w:hAnsi="Rockwell" w:cs="Times New Roman"/>
          <w:b/>
          <w:bCs/>
          <w:color w:val="4472C4" w:themeColor="accent1"/>
          <w:sz w:val="28"/>
          <w:szCs w:val="28"/>
          <w:u w:val="single"/>
        </w:rPr>
        <w:t>Used:</w:t>
      </w:r>
    </w:p>
    <w:p w14:paraId="72A5F2B8" w14:textId="77777777" w:rsidR="009573D9" w:rsidRPr="00042DAD" w:rsidRDefault="009573D9" w:rsidP="006477FA">
      <w:pPr>
        <w:spacing w:line="276" w:lineRule="auto"/>
        <w:rPr>
          <w:rFonts w:ascii="Rockwell" w:hAnsi="Rockwell" w:cs="Times New Roman"/>
          <w:sz w:val="22"/>
          <w:szCs w:val="22"/>
        </w:rPr>
      </w:pPr>
      <w:r w:rsidRPr="00042DAD">
        <w:rPr>
          <w:rFonts w:ascii="Rockwell" w:hAnsi="Rockwell"/>
          <w:sz w:val="22"/>
          <w:szCs w:val="22"/>
        </w:rPr>
        <w:t xml:space="preserve">           </w:t>
      </w:r>
      <w:r w:rsidRPr="00042DAD">
        <w:rPr>
          <w:rFonts w:ascii="Rockwell" w:hAnsi="Rockwell" w:cs="Times New Roman"/>
          <w:sz w:val="22"/>
          <w:szCs w:val="22"/>
        </w:rPr>
        <w:t xml:space="preserve">Programming language </w:t>
      </w:r>
      <w:r w:rsidRPr="00042DAD">
        <w:rPr>
          <w:rFonts w:ascii="Times New Roman" w:hAnsi="Times New Roman" w:cs="Times New Roman"/>
          <w:sz w:val="22"/>
          <w:szCs w:val="22"/>
        </w:rPr>
        <w:t>→</w:t>
      </w:r>
      <w:r w:rsidRPr="00042DAD">
        <w:rPr>
          <w:rFonts w:ascii="Rockwell" w:hAnsi="Rockwell" w:cs="Times New Roman"/>
          <w:sz w:val="22"/>
          <w:szCs w:val="22"/>
        </w:rPr>
        <w:t xml:space="preserve"> Python</w:t>
      </w:r>
    </w:p>
    <w:p w14:paraId="635D7D0B" w14:textId="41AFB80F" w:rsidR="009573D9" w:rsidRPr="00042DAD" w:rsidRDefault="009573D9" w:rsidP="006477FA">
      <w:pPr>
        <w:spacing w:line="276" w:lineRule="auto"/>
        <w:rPr>
          <w:rFonts w:ascii="Rockwell" w:hAnsi="Rockwell" w:cs="Times New Roman"/>
          <w:b/>
          <w:bCs/>
          <w:color w:val="4472C4" w:themeColor="accent1"/>
          <w:u w:val="single"/>
        </w:rPr>
      </w:pPr>
      <w:r w:rsidRPr="00042DAD">
        <w:rPr>
          <w:rFonts w:ascii="Rockwell" w:hAnsi="Rockwell" w:cs="Times New Roman"/>
          <w:b/>
          <w:bCs/>
          <w:color w:val="4472C4" w:themeColor="accent1"/>
          <w:u w:val="single"/>
        </w:rPr>
        <w:t>Libraries</w:t>
      </w:r>
      <w:r w:rsidR="003152DE" w:rsidRPr="00042DAD">
        <w:rPr>
          <w:rFonts w:ascii="Rockwell" w:hAnsi="Rockwell" w:cs="Times New Roman"/>
          <w:b/>
          <w:bCs/>
          <w:color w:val="4472C4" w:themeColor="accent1"/>
          <w:u w:val="single"/>
        </w:rPr>
        <w:t xml:space="preserve">: </w:t>
      </w:r>
    </w:p>
    <w:p w14:paraId="1493071C" w14:textId="77777777" w:rsidR="009573D9" w:rsidRPr="00042DAD" w:rsidRDefault="009573D9" w:rsidP="006477FA">
      <w:pPr>
        <w:pStyle w:val="ListParagraph"/>
        <w:numPr>
          <w:ilvl w:val="0"/>
          <w:numId w:val="6"/>
        </w:numPr>
        <w:spacing w:line="276" w:lineRule="auto"/>
        <w:rPr>
          <w:rFonts w:ascii="Rockwell" w:hAnsi="Rockwell" w:cs="Times New Roman"/>
          <w:sz w:val="22"/>
          <w:szCs w:val="22"/>
        </w:rPr>
      </w:pPr>
      <w:r w:rsidRPr="00042DAD">
        <w:rPr>
          <w:rFonts w:ascii="Rockwell" w:hAnsi="Rockwell" w:cs="Times New Roman"/>
          <w:sz w:val="22"/>
          <w:szCs w:val="22"/>
        </w:rPr>
        <w:t>Pandas</w:t>
      </w:r>
    </w:p>
    <w:p w14:paraId="6784772A" w14:textId="77777777" w:rsidR="009573D9" w:rsidRPr="00042DAD" w:rsidRDefault="009573D9" w:rsidP="006477FA">
      <w:pPr>
        <w:pStyle w:val="ListParagraph"/>
        <w:numPr>
          <w:ilvl w:val="0"/>
          <w:numId w:val="6"/>
        </w:numPr>
        <w:spacing w:line="276" w:lineRule="auto"/>
        <w:rPr>
          <w:rFonts w:ascii="Rockwell" w:hAnsi="Rockwell" w:cs="Times New Roman"/>
          <w:sz w:val="22"/>
          <w:szCs w:val="22"/>
        </w:rPr>
      </w:pPr>
      <w:r w:rsidRPr="00042DAD">
        <w:rPr>
          <w:rFonts w:ascii="Rockwell" w:hAnsi="Rockwell" w:cs="Times New Roman"/>
          <w:sz w:val="22"/>
          <w:szCs w:val="22"/>
        </w:rPr>
        <w:t>NumPy</w:t>
      </w:r>
    </w:p>
    <w:p w14:paraId="5FDC76B9" w14:textId="77777777" w:rsidR="009573D9" w:rsidRPr="00042DAD" w:rsidRDefault="009573D9" w:rsidP="006477FA">
      <w:pPr>
        <w:pStyle w:val="ListParagraph"/>
        <w:numPr>
          <w:ilvl w:val="0"/>
          <w:numId w:val="6"/>
        </w:numPr>
        <w:spacing w:line="276" w:lineRule="auto"/>
        <w:rPr>
          <w:rFonts w:ascii="Rockwell" w:hAnsi="Rockwell" w:cs="Times New Roman"/>
          <w:sz w:val="22"/>
          <w:szCs w:val="22"/>
        </w:rPr>
      </w:pPr>
      <w:r w:rsidRPr="00042DAD">
        <w:rPr>
          <w:rFonts w:ascii="Rockwell" w:hAnsi="Rockwell" w:cs="Times New Roman"/>
          <w:sz w:val="22"/>
          <w:szCs w:val="22"/>
        </w:rPr>
        <w:t>Matplotlib</w:t>
      </w:r>
    </w:p>
    <w:p w14:paraId="27C389B3" w14:textId="77777777" w:rsidR="009573D9" w:rsidRPr="00042DAD" w:rsidRDefault="009573D9" w:rsidP="006477FA">
      <w:pPr>
        <w:pStyle w:val="ListParagraph"/>
        <w:numPr>
          <w:ilvl w:val="0"/>
          <w:numId w:val="6"/>
        </w:numPr>
        <w:spacing w:line="276" w:lineRule="auto"/>
        <w:rPr>
          <w:rFonts w:ascii="Rockwell" w:hAnsi="Rockwell" w:cs="Times New Roman"/>
          <w:sz w:val="22"/>
          <w:szCs w:val="22"/>
        </w:rPr>
      </w:pPr>
      <w:r w:rsidRPr="00042DAD">
        <w:rPr>
          <w:rFonts w:ascii="Rockwell" w:hAnsi="Rockwell" w:cs="Times New Roman"/>
          <w:sz w:val="22"/>
          <w:szCs w:val="22"/>
        </w:rPr>
        <w:t>seaborn</w:t>
      </w:r>
    </w:p>
    <w:p w14:paraId="1386607C" w14:textId="77777777" w:rsidR="009573D9" w:rsidRPr="00042DAD" w:rsidRDefault="009573D9" w:rsidP="006477FA">
      <w:pPr>
        <w:pStyle w:val="ListParagraph"/>
        <w:numPr>
          <w:ilvl w:val="0"/>
          <w:numId w:val="6"/>
        </w:numPr>
        <w:spacing w:line="276" w:lineRule="auto"/>
        <w:rPr>
          <w:rFonts w:ascii="Rockwell" w:hAnsi="Rockwell" w:cs="Times New Roman"/>
          <w:sz w:val="22"/>
          <w:szCs w:val="22"/>
        </w:rPr>
      </w:pPr>
      <w:proofErr w:type="spellStart"/>
      <w:r w:rsidRPr="00042DAD">
        <w:rPr>
          <w:rFonts w:ascii="Rockwell" w:hAnsi="Rockwell" w:cs="Times New Roman"/>
          <w:sz w:val="22"/>
          <w:szCs w:val="22"/>
        </w:rPr>
        <w:t>sklearn</w:t>
      </w:r>
      <w:proofErr w:type="spellEnd"/>
    </w:p>
    <w:p w14:paraId="25304153" w14:textId="77777777" w:rsidR="009573D9" w:rsidRPr="00042DAD" w:rsidRDefault="009573D9" w:rsidP="006477FA">
      <w:pPr>
        <w:spacing w:line="276" w:lineRule="auto"/>
        <w:rPr>
          <w:rFonts w:ascii="Rockwell" w:hAnsi="Rockwell"/>
          <w:sz w:val="22"/>
          <w:szCs w:val="22"/>
        </w:rPr>
      </w:pPr>
      <w:r w:rsidRPr="00042DAD">
        <w:rPr>
          <w:rFonts w:ascii="Rockwell" w:hAnsi="Rockwell" w:cs="Times New Roman"/>
          <w:b/>
          <w:bCs/>
          <w:color w:val="4472C4" w:themeColor="accent1"/>
          <w:u w:val="single"/>
        </w:rPr>
        <w:t xml:space="preserve">Platform </w:t>
      </w:r>
      <w:proofErr w:type="gramStart"/>
      <w:r w:rsidRPr="00042DAD">
        <w:rPr>
          <w:rFonts w:ascii="Rockwell" w:hAnsi="Rockwell" w:cs="Times New Roman"/>
          <w:b/>
          <w:bCs/>
          <w:color w:val="4472C4" w:themeColor="accent1"/>
          <w:u w:val="single"/>
        </w:rPr>
        <w:t>Used</w:t>
      </w:r>
      <w:r w:rsidRPr="00042DAD">
        <w:rPr>
          <w:rFonts w:ascii="Rockwell" w:hAnsi="Rockwell"/>
          <w:color w:val="4472C4" w:themeColor="accent1"/>
        </w:rPr>
        <w:t xml:space="preserve"> :</w:t>
      </w:r>
      <w:proofErr w:type="gramEnd"/>
      <w:r w:rsidRPr="00042DAD">
        <w:rPr>
          <w:rFonts w:ascii="Rockwell" w:hAnsi="Rockwell"/>
          <w:color w:val="4472C4" w:themeColor="accent1"/>
        </w:rPr>
        <w:t>-</w:t>
      </w:r>
      <w:r w:rsidRPr="00042DAD">
        <w:rPr>
          <w:rFonts w:ascii="Rockwell" w:hAnsi="Rockwell" w:cs="Times New Roman"/>
          <w:sz w:val="22"/>
          <w:szCs w:val="22"/>
        </w:rPr>
        <w:t xml:space="preserve"> </w:t>
      </w:r>
      <w:proofErr w:type="spellStart"/>
      <w:r w:rsidRPr="00042DAD">
        <w:rPr>
          <w:rFonts w:ascii="Rockwell" w:hAnsi="Rockwell" w:cs="Times New Roman"/>
          <w:sz w:val="22"/>
          <w:szCs w:val="22"/>
        </w:rPr>
        <w:t>Jupyter</w:t>
      </w:r>
      <w:proofErr w:type="spellEnd"/>
      <w:r w:rsidRPr="00042DAD">
        <w:rPr>
          <w:rFonts w:ascii="Rockwell" w:hAnsi="Rockwell" w:cs="Times New Roman"/>
          <w:sz w:val="22"/>
          <w:szCs w:val="22"/>
        </w:rPr>
        <w:t xml:space="preserve"> Notebook</w:t>
      </w:r>
      <w:r w:rsidRPr="00042DAD">
        <w:rPr>
          <w:rFonts w:ascii="Rockwell" w:hAnsi="Rockwell"/>
          <w:sz w:val="22"/>
          <w:szCs w:val="22"/>
        </w:rPr>
        <w:t>.</w:t>
      </w:r>
    </w:p>
    <w:p w14:paraId="6DFB742E" w14:textId="6DEFB6E1" w:rsidR="009573D9" w:rsidRPr="006477FA" w:rsidRDefault="009573D9" w:rsidP="006477FA">
      <w:pPr>
        <w:spacing w:line="276" w:lineRule="auto"/>
        <w:rPr>
          <w:rFonts w:ascii="Rockwell" w:hAnsi="Rockwell" w:cs="Times New Roman"/>
          <w:sz w:val="32"/>
          <w:szCs w:val="32"/>
        </w:rPr>
      </w:pPr>
      <w:r w:rsidRPr="00976C3C">
        <w:rPr>
          <w:rFonts w:ascii="Rockwell" w:hAnsi="Rockwell" w:cs="Times New Roman"/>
          <w:b/>
          <w:bCs/>
          <w:color w:val="4472C4" w:themeColor="accent1"/>
          <w:u w:val="single"/>
        </w:rPr>
        <w:t>For vis</w:t>
      </w:r>
      <w:r w:rsidR="00A229AE" w:rsidRPr="00976C3C">
        <w:rPr>
          <w:rFonts w:ascii="Rockwell" w:hAnsi="Rockwell" w:cs="Times New Roman"/>
          <w:b/>
          <w:bCs/>
          <w:color w:val="4472C4" w:themeColor="accent1"/>
          <w:u w:val="single"/>
        </w:rPr>
        <w:t>u</w:t>
      </w:r>
      <w:r w:rsidRPr="00976C3C">
        <w:rPr>
          <w:rFonts w:ascii="Rockwell" w:hAnsi="Rockwell" w:cs="Times New Roman"/>
          <w:b/>
          <w:bCs/>
          <w:color w:val="4472C4" w:themeColor="accent1"/>
          <w:u w:val="single"/>
        </w:rPr>
        <w:t>alization</w:t>
      </w:r>
      <w:r w:rsidRPr="00976C3C">
        <w:rPr>
          <w:rFonts w:ascii="Rockwell" w:hAnsi="Rockwell"/>
          <w:color w:val="4472C4" w:themeColor="accent1"/>
          <w:sz w:val="22"/>
          <w:szCs w:val="22"/>
        </w:rPr>
        <w:t xml:space="preserve"> </w:t>
      </w:r>
      <w:r w:rsidR="00A229AE" w:rsidRPr="00042DAD">
        <w:rPr>
          <w:rFonts w:ascii="Rockwell" w:hAnsi="Rockwell" w:cs="Times New Roman"/>
          <w:sz w:val="22"/>
          <w:szCs w:val="22"/>
        </w:rPr>
        <w:t>– Power</w:t>
      </w:r>
      <w:r w:rsidR="00A229AE" w:rsidRPr="006477FA">
        <w:rPr>
          <w:rFonts w:ascii="Rockwell" w:hAnsi="Rockwell" w:cs="Times New Roman"/>
          <w:sz w:val="32"/>
          <w:szCs w:val="32"/>
        </w:rPr>
        <w:t xml:space="preserve"> BI </w:t>
      </w:r>
    </w:p>
    <w:p w14:paraId="15C5530A" w14:textId="328A66CA" w:rsidR="00A229AE" w:rsidRPr="00976C3C" w:rsidRDefault="00A229AE" w:rsidP="006477FA">
      <w:pPr>
        <w:pStyle w:val="ListParagraph"/>
        <w:numPr>
          <w:ilvl w:val="0"/>
          <w:numId w:val="5"/>
        </w:numPr>
        <w:spacing w:line="276" w:lineRule="auto"/>
        <w:ind w:left="0"/>
        <w:jc w:val="both"/>
        <w:rPr>
          <w:rFonts w:ascii="Rockwell" w:hAnsi="Rockwell"/>
          <w:sz w:val="22"/>
          <w:szCs w:val="22"/>
        </w:rPr>
      </w:pPr>
      <w:r w:rsidRPr="00976C3C">
        <w:rPr>
          <w:rFonts w:ascii="Rockwell" w:hAnsi="Rockwell" w:cs="Times New Roman"/>
          <w:b/>
          <w:bCs/>
          <w:color w:val="4472C4" w:themeColor="accent1"/>
          <w:sz w:val="28"/>
          <w:szCs w:val="28"/>
          <w:u w:val="single"/>
        </w:rPr>
        <w:t xml:space="preserve">Data </w:t>
      </w:r>
      <w:r w:rsidR="00C657B7" w:rsidRPr="00976C3C">
        <w:rPr>
          <w:rFonts w:ascii="Rockwell" w:hAnsi="Rockwell" w:cs="Times New Roman"/>
          <w:b/>
          <w:bCs/>
          <w:color w:val="4472C4" w:themeColor="accent1"/>
          <w:sz w:val="28"/>
          <w:szCs w:val="28"/>
          <w:u w:val="single"/>
        </w:rPr>
        <w:t>Understanding</w:t>
      </w:r>
      <w:r w:rsidR="00C657B7" w:rsidRPr="006477FA">
        <w:rPr>
          <w:rFonts w:ascii="Rockwell" w:hAnsi="Rockwell" w:cs="Times New Roman"/>
          <w:b/>
          <w:bCs/>
          <w:sz w:val="36"/>
          <w:szCs w:val="36"/>
        </w:rPr>
        <w:t>: -</w:t>
      </w:r>
      <w:r w:rsidR="00C657B7" w:rsidRPr="006477FA">
        <w:rPr>
          <w:rFonts w:ascii="Rockwell" w:hAnsi="Rockwell"/>
        </w:rPr>
        <w:t xml:space="preserve"> </w:t>
      </w:r>
      <w:r w:rsidR="00C657B7" w:rsidRPr="00042DAD">
        <w:rPr>
          <w:rFonts w:ascii="Rockwell" w:hAnsi="Rockwell" w:cs="Times New Roman"/>
          <w:sz w:val="22"/>
          <w:szCs w:val="22"/>
        </w:rPr>
        <w:t>Initially</w:t>
      </w:r>
      <w:r w:rsidRPr="00042DAD">
        <w:rPr>
          <w:rFonts w:ascii="Rockwell" w:hAnsi="Rockwell" w:cs="Times New Roman"/>
          <w:sz w:val="22"/>
          <w:szCs w:val="22"/>
        </w:rPr>
        <w:t>, I explore the dataset to understand its structure &amp; features.</w:t>
      </w:r>
      <w:r w:rsidRPr="00976C3C">
        <w:rPr>
          <w:rFonts w:ascii="Rockwell" w:hAnsi="Rockwell"/>
          <w:sz w:val="22"/>
          <w:szCs w:val="22"/>
        </w:rPr>
        <w:t xml:space="preserve"> </w:t>
      </w:r>
      <w:r w:rsidRPr="00976C3C">
        <w:rPr>
          <w:rFonts w:ascii="Rockwell" w:hAnsi="Rockwell" w:cs="Times New Roman"/>
          <w:sz w:val="22"/>
          <w:szCs w:val="22"/>
        </w:rPr>
        <w:t xml:space="preserve">Firstly, I imported the libraries and then upload the “BANK CUSTOMER CHURN PREDICTION” Dataset in my </w:t>
      </w:r>
      <w:proofErr w:type="spellStart"/>
      <w:r w:rsidRPr="00976C3C">
        <w:rPr>
          <w:rFonts w:ascii="Rockwell" w:hAnsi="Rockwell" w:cs="Times New Roman"/>
          <w:sz w:val="22"/>
          <w:szCs w:val="22"/>
        </w:rPr>
        <w:t>jupyter</w:t>
      </w:r>
      <w:proofErr w:type="spellEnd"/>
      <w:r w:rsidRPr="00976C3C">
        <w:rPr>
          <w:rFonts w:ascii="Rockwell" w:hAnsi="Rockwell" w:cs="Times New Roman"/>
          <w:sz w:val="22"/>
          <w:szCs w:val="22"/>
        </w:rPr>
        <w:t xml:space="preserve"> notebook using pandas.  </w:t>
      </w:r>
    </w:p>
    <w:p w14:paraId="65751441" w14:textId="3E592842" w:rsidR="00A229AE" w:rsidRPr="00042DAD" w:rsidRDefault="006477FA" w:rsidP="006477FA">
      <w:pPr>
        <w:spacing w:after="0" w:line="276" w:lineRule="auto"/>
        <w:jc w:val="both"/>
        <w:rPr>
          <w:rFonts w:ascii="Rockwell" w:hAnsi="Rockwell"/>
          <w:sz w:val="22"/>
          <w:szCs w:val="22"/>
        </w:rPr>
      </w:pPr>
      <w:r w:rsidRPr="00042DAD">
        <w:rPr>
          <w:rFonts w:ascii="Rockwell" w:hAnsi="Rockwell" w:cs="Times New Roman"/>
          <w:sz w:val="22"/>
          <w:szCs w:val="22"/>
        </w:rPr>
        <w:lastRenderedPageBreak/>
        <w:tab/>
      </w:r>
      <w:r w:rsidR="00A229AE" w:rsidRPr="00042DAD">
        <w:rPr>
          <w:rFonts w:ascii="Rockwell" w:hAnsi="Rockwell" w:cs="Times New Roman"/>
          <w:sz w:val="22"/>
          <w:szCs w:val="22"/>
        </w:rPr>
        <w:t xml:space="preserve">Then I used the following functions to understand the datatypes &amp; missing values, column </w:t>
      </w:r>
      <w:proofErr w:type="gramStart"/>
      <w:r w:rsidR="00A229AE" w:rsidRPr="00042DAD">
        <w:rPr>
          <w:rFonts w:ascii="Rockwell" w:hAnsi="Rockwell" w:cs="Times New Roman"/>
          <w:sz w:val="22"/>
          <w:szCs w:val="22"/>
        </w:rPr>
        <w:t>names  and</w:t>
      </w:r>
      <w:proofErr w:type="gramEnd"/>
      <w:r w:rsidR="00A229AE" w:rsidRPr="00042DAD">
        <w:rPr>
          <w:rFonts w:ascii="Rockwell" w:hAnsi="Rockwell" w:cs="Times New Roman"/>
          <w:sz w:val="22"/>
          <w:szCs w:val="22"/>
        </w:rPr>
        <w:t xml:space="preserve"> overall data structure</w:t>
      </w:r>
      <w:r w:rsidR="00A229AE" w:rsidRPr="00042DAD">
        <w:rPr>
          <w:rFonts w:ascii="Rockwell" w:hAnsi="Rockwell"/>
          <w:sz w:val="22"/>
          <w:szCs w:val="22"/>
        </w:rPr>
        <w:t xml:space="preserve">.  </w:t>
      </w:r>
    </w:p>
    <w:tbl>
      <w:tblPr>
        <w:tblStyle w:val="GridTable4-Accent1"/>
        <w:tblW w:w="0" w:type="auto"/>
        <w:tblLook w:val="04A0" w:firstRow="1" w:lastRow="0" w:firstColumn="1" w:lastColumn="0" w:noHBand="0" w:noVBand="1"/>
      </w:tblPr>
      <w:tblGrid>
        <w:gridCol w:w="702"/>
        <w:gridCol w:w="2834"/>
        <w:gridCol w:w="5814"/>
      </w:tblGrid>
      <w:tr w:rsidR="00A229AE" w:rsidRPr="00042DAD" w14:paraId="66CF86F2" w14:textId="77777777" w:rsidTr="006477FA">
        <w:trPr>
          <w:cnfStyle w:val="100000000000" w:firstRow="1" w:lastRow="0" w:firstColumn="0" w:lastColumn="0" w:oddVBand="0" w:evenVBand="0" w:oddHBand="0"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702" w:type="dxa"/>
          </w:tcPr>
          <w:p w14:paraId="5796EDF5" w14:textId="77777777" w:rsidR="00A229AE" w:rsidRPr="00042DAD" w:rsidRDefault="00A229AE" w:rsidP="00B623CB">
            <w:pPr>
              <w:jc w:val="center"/>
              <w:rPr>
                <w:rFonts w:ascii="Rockwell" w:hAnsi="Rockwell"/>
                <w:sz w:val="22"/>
                <w:szCs w:val="22"/>
              </w:rPr>
            </w:pPr>
            <w:r w:rsidRPr="00042DAD">
              <w:rPr>
                <w:rFonts w:ascii="Rockwell" w:hAnsi="Rockwell"/>
                <w:sz w:val="22"/>
                <w:szCs w:val="22"/>
              </w:rPr>
              <w:t>SL. NO.</w:t>
            </w:r>
          </w:p>
        </w:tc>
        <w:tc>
          <w:tcPr>
            <w:tcW w:w="2834" w:type="dxa"/>
          </w:tcPr>
          <w:p w14:paraId="5433C2DE" w14:textId="77777777" w:rsidR="00A229AE" w:rsidRPr="00042DAD" w:rsidRDefault="00A229AE" w:rsidP="00B623CB">
            <w:pPr>
              <w:jc w:val="center"/>
              <w:cnfStyle w:val="100000000000" w:firstRow="1"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FUNCTIONS</w:t>
            </w:r>
          </w:p>
        </w:tc>
        <w:tc>
          <w:tcPr>
            <w:tcW w:w="5814" w:type="dxa"/>
          </w:tcPr>
          <w:p w14:paraId="60C7A9F2" w14:textId="77777777" w:rsidR="00A229AE" w:rsidRPr="00042DAD" w:rsidRDefault="00A229AE" w:rsidP="00B623CB">
            <w:pPr>
              <w:jc w:val="center"/>
              <w:cnfStyle w:val="100000000000" w:firstRow="1"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DESCRIPTIONS</w:t>
            </w:r>
          </w:p>
        </w:tc>
      </w:tr>
      <w:tr w:rsidR="00A229AE" w:rsidRPr="00042DAD" w14:paraId="7722B420" w14:textId="77777777" w:rsidTr="00647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4278F08B" w14:textId="77777777" w:rsidR="00A229AE" w:rsidRPr="00042DAD" w:rsidRDefault="00A229AE" w:rsidP="00B623CB">
            <w:pPr>
              <w:rPr>
                <w:rFonts w:ascii="Rockwell" w:hAnsi="Rockwell"/>
                <w:sz w:val="22"/>
                <w:szCs w:val="22"/>
              </w:rPr>
            </w:pPr>
            <w:r w:rsidRPr="00042DAD">
              <w:rPr>
                <w:rFonts w:ascii="Rockwell" w:hAnsi="Rockwell"/>
                <w:sz w:val="22"/>
                <w:szCs w:val="22"/>
              </w:rPr>
              <w:t>1.</w:t>
            </w:r>
          </w:p>
        </w:tc>
        <w:tc>
          <w:tcPr>
            <w:tcW w:w="2834" w:type="dxa"/>
          </w:tcPr>
          <w:p w14:paraId="34B0DD4A" w14:textId="77777777" w:rsidR="00A229AE" w:rsidRPr="00042DAD" w:rsidRDefault="00A229AE" w:rsidP="00B623CB">
            <w:pP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 xml:space="preserve">data. </w:t>
            </w:r>
            <w:proofErr w:type="gramStart"/>
            <w:r w:rsidRPr="00042DAD">
              <w:rPr>
                <w:rFonts w:ascii="Rockwell" w:hAnsi="Rockwell"/>
                <w:sz w:val="22"/>
                <w:szCs w:val="22"/>
              </w:rPr>
              <w:t>columns(</w:t>
            </w:r>
            <w:proofErr w:type="gramEnd"/>
            <w:r w:rsidRPr="00042DAD">
              <w:rPr>
                <w:rFonts w:ascii="Rockwell" w:hAnsi="Rockwell"/>
                <w:sz w:val="22"/>
                <w:szCs w:val="22"/>
              </w:rPr>
              <w:t xml:space="preserve">) </w:t>
            </w:r>
          </w:p>
          <w:p w14:paraId="00261CBB" w14:textId="77777777" w:rsidR="00A229AE" w:rsidRPr="00042DAD" w:rsidRDefault="00A229AE" w:rsidP="00B623CB">
            <w:pP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p>
        </w:tc>
        <w:tc>
          <w:tcPr>
            <w:tcW w:w="5814" w:type="dxa"/>
          </w:tcPr>
          <w:p w14:paraId="260A6072" w14:textId="6EE68722" w:rsidR="00A229AE" w:rsidRPr="00042DAD" w:rsidRDefault="00A229AE" w:rsidP="00B623CB">
            <w:pPr>
              <w:spacing w:line="360" w:lineRule="auto"/>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proofErr w:type="gramStart"/>
            <w:r w:rsidRPr="00042DAD">
              <w:rPr>
                <w:rFonts w:ascii="Rockwell" w:hAnsi="Rockwell"/>
                <w:sz w:val="22"/>
                <w:szCs w:val="22"/>
              </w:rPr>
              <w:t>Gives  all</w:t>
            </w:r>
            <w:proofErr w:type="gramEnd"/>
            <w:r w:rsidRPr="00042DAD">
              <w:rPr>
                <w:rFonts w:ascii="Rockwell" w:hAnsi="Rockwell"/>
                <w:sz w:val="22"/>
                <w:szCs w:val="22"/>
              </w:rPr>
              <w:t xml:space="preserve"> column names in the </w:t>
            </w:r>
            <w:proofErr w:type="gramStart"/>
            <w:r w:rsidRPr="00042DAD">
              <w:rPr>
                <w:rFonts w:ascii="Rockwell" w:hAnsi="Rockwell"/>
                <w:sz w:val="22"/>
                <w:szCs w:val="22"/>
              </w:rPr>
              <w:t>dataset .</w:t>
            </w:r>
            <w:proofErr w:type="gramEnd"/>
            <w:r w:rsidRPr="00042DAD">
              <w:rPr>
                <w:rFonts w:ascii="Rockwell" w:hAnsi="Rockwell"/>
                <w:sz w:val="22"/>
                <w:szCs w:val="22"/>
              </w:rPr>
              <w:t xml:space="preserve"> </w:t>
            </w:r>
          </w:p>
        </w:tc>
      </w:tr>
      <w:tr w:rsidR="00A229AE" w:rsidRPr="00042DAD" w14:paraId="375CF40D" w14:textId="77777777" w:rsidTr="006477FA">
        <w:tc>
          <w:tcPr>
            <w:cnfStyle w:val="001000000000" w:firstRow="0" w:lastRow="0" w:firstColumn="1" w:lastColumn="0" w:oddVBand="0" w:evenVBand="0" w:oddHBand="0" w:evenHBand="0" w:firstRowFirstColumn="0" w:firstRowLastColumn="0" w:lastRowFirstColumn="0" w:lastRowLastColumn="0"/>
            <w:tcW w:w="702" w:type="dxa"/>
          </w:tcPr>
          <w:p w14:paraId="0965311B" w14:textId="77777777" w:rsidR="00A229AE" w:rsidRPr="00042DAD" w:rsidRDefault="00A229AE" w:rsidP="00B623CB">
            <w:pPr>
              <w:rPr>
                <w:rFonts w:ascii="Rockwell" w:hAnsi="Rockwell"/>
                <w:sz w:val="22"/>
                <w:szCs w:val="22"/>
              </w:rPr>
            </w:pPr>
            <w:r w:rsidRPr="00042DAD">
              <w:rPr>
                <w:rFonts w:ascii="Rockwell" w:hAnsi="Rockwell"/>
                <w:sz w:val="22"/>
                <w:szCs w:val="22"/>
              </w:rPr>
              <w:t>2.</w:t>
            </w:r>
          </w:p>
        </w:tc>
        <w:tc>
          <w:tcPr>
            <w:tcW w:w="2834" w:type="dxa"/>
          </w:tcPr>
          <w:p w14:paraId="0A19877E" w14:textId="77777777" w:rsidR="00A229AE" w:rsidRPr="00042DAD" w:rsidRDefault="00A229AE" w:rsidP="00B623CB">
            <w:pPr>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 xml:space="preserve">data. </w:t>
            </w:r>
            <w:proofErr w:type="gramStart"/>
            <w:r w:rsidRPr="00042DAD">
              <w:rPr>
                <w:rFonts w:ascii="Rockwell" w:hAnsi="Rockwell"/>
                <w:sz w:val="22"/>
                <w:szCs w:val="22"/>
              </w:rPr>
              <w:t>shape(</w:t>
            </w:r>
            <w:proofErr w:type="gramEnd"/>
            <w:r w:rsidRPr="00042DAD">
              <w:rPr>
                <w:rFonts w:ascii="Rockwell" w:hAnsi="Rockwell"/>
                <w:sz w:val="22"/>
                <w:szCs w:val="22"/>
              </w:rPr>
              <w:t>)</w:t>
            </w:r>
          </w:p>
        </w:tc>
        <w:tc>
          <w:tcPr>
            <w:tcW w:w="5814" w:type="dxa"/>
          </w:tcPr>
          <w:p w14:paraId="26521E31" w14:textId="3FA02472" w:rsidR="00A229AE" w:rsidRPr="00042DAD" w:rsidRDefault="00A229AE" w:rsidP="006477FA">
            <w:pPr>
              <w:spacing w:line="360" w:lineRule="auto"/>
              <w:jc w:val="both"/>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 xml:space="preserve">Gives number of rows and columns in the </w:t>
            </w:r>
            <w:proofErr w:type="gramStart"/>
            <w:r w:rsidRPr="00042DAD">
              <w:rPr>
                <w:rFonts w:ascii="Rockwell" w:hAnsi="Rockwell"/>
                <w:sz w:val="22"/>
                <w:szCs w:val="22"/>
              </w:rPr>
              <w:t>dataset(</w:t>
            </w:r>
            <w:proofErr w:type="gramEnd"/>
            <w:r w:rsidRPr="00042DAD">
              <w:rPr>
                <w:rFonts w:ascii="Rockwell" w:hAnsi="Rockwell"/>
                <w:sz w:val="22"/>
                <w:szCs w:val="22"/>
              </w:rPr>
              <w:t>10000,12)</w:t>
            </w:r>
          </w:p>
        </w:tc>
      </w:tr>
      <w:tr w:rsidR="00A229AE" w:rsidRPr="00042DAD" w14:paraId="21E7FB51" w14:textId="77777777" w:rsidTr="00647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040B5DAF" w14:textId="77777777" w:rsidR="00A229AE" w:rsidRPr="00042DAD" w:rsidRDefault="00A229AE" w:rsidP="00B623CB">
            <w:pPr>
              <w:rPr>
                <w:rFonts w:ascii="Rockwell" w:hAnsi="Rockwell"/>
                <w:sz w:val="22"/>
                <w:szCs w:val="22"/>
              </w:rPr>
            </w:pPr>
            <w:r w:rsidRPr="00042DAD">
              <w:rPr>
                <w:rFonts w:ascii="Rockwell" w:hAnsi="Rockwell"/>
                <w:sz w:val="22"/>
                <w:szCs w:val="22"/>
              </w:rPr>
              <w:t>3.</w:t>
            </w:r>
          </w:p>
        </w:tc>
        <w:tc>
          <w:tcPr>
            <w:tcW w:w="2834" w:type="dxa"/>
          </w:tcPr>
          <w:p w14:paraId="4315B693" w14:textId="77777777" w:rsidR="00A229AE" w:rsidRPr="00042DAD" w:rsidRDefault="00A229AE" w:rsidP="00B623CB">
            <w:pP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 xml:space="preserve">data. </w:t>
            </w:r>
            <w:proofErr w:type="gramStart"/>
            <w:r w:rsidRPr="00042DAD">
              <w:rPr>
                <w:rFonts w:ascii="Rockwell" w:hAnsi="Rockwell"/>
                <w:sz w:val="22"/>
                <w:szCs w:val="22"/>
              </w:rPr>
              <w:t>info(</w:t>
            </w:r>
            <w:proofErr w:type="gramEnd"/>
            <w:r w:rsidRPr="00042DAD">
              <w:rPr>
                <w:rFonts w:ascii="Rockwell" w:hAnsi="Rockwell"/>
                <w:sz w:val="22"/>
                <w:szCs w:val="22"/>
              </w:rPr>
              <w:t>)</w:t>
            </w:r>
          </w:p>
        </w:tc>
        <w:tc>
          <w:tcPr>
            <w:tcW w:w="5814" w:type="dxa"/>
          </w:tcPr>
          <w:p w14:paraId="330A017E" w14:textId="77777777" w:rsidR="00A229AE" w:rsidRPr="00042DAD" w:rsidRDefault="00A229AE" w:rsidP="006477FA">
            <w:pPr>
              <w:spacing w:line="360" w:lineRule="auto"/>
              <w:jc w:val="both"/>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 xml:space="preserve">Gives summary of the dataset includes column </w:t>
            </w:r>
            <w:proofErr w:type="gramStart"/>
            <w:r w:rsidRPr="00042DAD">
              <w:rPr>
                <w:rFonts w:ascii="Rockwell" w:hAnsi="Rockwell"/>
                <w:sz w:val="22"/>
                <w:szCs w:val="22"/>
              </w:rPr>
              <w:t>names ,</w:t>
            </w:r>
            <w:proofErr w:type="gramEnd"/>
            <w:r w:rsidRPr="00042DAD">
              <w:rPr>
                <w:rFonts w:ascii="Rockwell" w:hAnsi="Rockwell"/>
                <w:sz w:val="22"/>
                <w:szCs w:val="22"/>
              </w:rPr>
              <w:t xml:space="preserve"> </w:t>
            </w:r>
            <w:proofErr w:type="spellStart"/>
            <w:r w:rsidRPr="00042DAD">
              <w:rPr>
                <w:rFonts w:ascii="Rockwell" w:hAnsi="Rockwell"/>
                <w:sz w:val="22"/>
                <w:szCs w:val="22"/>
              </w:rPr>
              <w:t>dtype</w:t>
            </w:r>
            <w:proofErr w:type="spellEnd"/>
            <w:r w:rsidRPr="00042DAD">
              <w:rPr>
                <w:rFonts w:ascii="Rockwell" w:hAnsi="Rockwell"/>
                <w:sz w:val="22"/>
                <w:szCs w:val="22"/>
              </w:rPr>
              <w:t>, non-null count</w:t>
            </w:r>
          </w:p>
        </w:tc>
      </w:tr>
      <w:tr w:rsidR="00A229AE" w:rsidRPr="00042DAD" w14:paraId="36D3D9EF" w14:textId="77777777" w:rsidTr="006477FA">
        <w:tc>
          <w:tcPr>
            <w:cnfStyle w:val="001000000000" w:firstRow="0" w:lastRow="0" w:firstColumn="1" w:lastColumn="0" w:oddVBand="0" w:evenVBand="0" w:oddHBand="0" w:evenHBand="0" w:firstRowFirstColumn="0" w:firstRowLastColumn="0" w:lastRowFirstColumn="0" w:lastRowLastColumn="0"/>
            <w:tcW w:w="702" w:type="dxa"/>
          </w:tcPr>
          <w:p w14:paraId="5BA12346" w14:textId="77777777" w:rsidR="00A229AE" w:rsidRPr="00042DAD" w:rsidRDefault="00A229AE" w:rsidP="00B623CB">
            <w:pPr>
              <w:rPr>
                <w:rFonts w:ascii="Rockwell" w:hAnsi="Rockwell"/>
                <w:sz w:val="22"/>
                <w:szCs w:val="22"/>
              </w:rPr>
            </w:pPr>
            <w:r w:rsidRPr="00042DAD">
              <w:rPr>
                <w:rFonts w:ascii="Rockwell" w:hAnsi="Rockwell"/>
                <w:sz w:val="22"/>
                <w:szCs w:val="22"/>
              </w:rPr>
              <w:t>4.</w:t>
            </w:r>
          </w:p>
        </w:tc>
        <w:tc>
          <w:tcPr>
            <w:tcW w:w="2834" w:type="dxa"/>
          </w:tcPr>
          <w:p w14:paraId="4FD30DE5" w14:textId="72DC63E5" w:rsidR="00A229AE" w:rsidRPr="00042DAD" w:rsidRDefault="00A229AE" w:rsidP="00B623CB">
            <w:pPr>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 xml:space="preserve">data. </w:t>
            </w:r>
            <w:proofErr w:type="spellStart"/>
            <w:r w:rsidRPr="00042DAD">
              <w:rPr>
                <w:rFonts w:ascii="Rockwell" w:hAnsi="Rockwell"/>
                <w:sz w:val="22"/>
                <w:szCs w:val="22"/>
              </w:rPr>
              <w:t>dtypes</w:t>
            </w:r>
            <w:proofErr w:type="spellEnd"/>
          </w:p>
          <w:p w14:paraId="6EC8DF62" w14:textId="77777777" w:rsidR="00A229AE" w:rsidRPr="00042DAD" w:rsidRDefault="00A229AE" w:rsidP="00B623CB">
            <w:pPr>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p>
        </w:tc>
        <w:tc>
          <w:tcPr>
            <w:tcW w:w="5814" w:type="dxa"/>
          </w:tcPr>
          <w:p w14:paraId="2B2EA099" w14:textId="77777777" w:rsidR="00A229AE" w:rsidRPr="00042DAD" w:rsidRDefault="00A229AE" w:rsidP="006477FA">
            <w:pPr>
              <w:spacing w:line="360" w:lineRule="auto"/>
              <w:jc w:val="both"/>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 xml:space="preserve">It gives specifically info </w:t>
            </w:r>
            <w:proofErr w:type="gramStart"/>
            <w:r w:rsidRPr="00042DAD">
              <w:rPr>
                <w:rFonts w:ascii="Rockwell" w:hAnsi="Rockwell"/>
                <w:sz w:val="22"/>
                <w:szCs w:val="22"/>
              </w:rPr>
              <w:t xml:space="preserve">regarding  </w:t>
            </w:r>
            <w:proofErr w:type="spellStart"/>
            <w:r w:rsidRPr="00042DAD">
              <w:rPr>
                <w:rFonts w:ascii="Rockwell" w:hAnsi="Rockwell"/>
                <w:sz w:val="22"/>
                <w:szCs w:val="22"/>
              </w:rPr>
              <w:t>dtypes</w:t>
            </w:r>
            <w:proofErr w:type="spellEnd"/>
            <w:proofErr w:type="gramEnd"/>
          </w:p>
        </w:tc>
      </w:tr>
      <w:tr w:rsidR="00A229AE" w:rsidRPr="00042DAD" w14:paraId="7B43E2B8" w14:textId="77777777" w:rsidTr="00647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785C832F" w14:textId="77777777" w:rsidR="00A229AE" w:rsidRPr="00042DAD" w:rsidRDefault="00A229AE" w:rsidP="00B623CB">
            <w:pPr>
              <w:rPr>
                <w:rFonts w:ascii="Rockwell" w:hAnsi="Rockwell"/>
                <w:sz w:val="22"/>
                <w:szCs w:val="22"/>
              </w:rPr>
            </w:pPr>
            <w:r w:rsidRPr="00042DAD">
              <w:rPr>
                <w:rFonts w:ascii="Rockwell" w:hAnsi="Rockwell"/>
                <w:sz w:val="22"/>
                <w:szCs w:val="22"/>
              </w:rPr>
              <w:t>5.</w:t>
            </w:r>
          </w:p>
        </w:tc>
        <w:tc>
          <w:tcPr>
            <w:tcW w:w="2834" w:type="dxa"/>
          </w:tcPr>
          <w:p w14:paraId="1021885B" w14:textId="77777777" w:rsidR="00A229AE" w:rsidRPr="00042DAD" w:rsidRDefault="00A229AE" w:rsidP="00B623CB">
            <w:pP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 xml:space="preserve">data. </w:t>
            </w:r>
            <w:proofErr w:type="gramStart"/>
            <w:r w:rsidRPr="00042DAD">
              <w:rPr>
                <w:rFonts w:ascii="Rockwell" w:hAnsi="Rockwell"/>
                <w:sz w:val="22"/>
                <w:szCs w:val="22"/>
              </w:rPr>
              <w:t>describe(</w:t>
            </w:r>
            <w:proofErr w:type="gramEnd"/>
            <w:r w:rsidRPr="00042DAD">
              <w:rPr>
                <w:rFonts w:ascii="Rockwell" w:hAnsi="Rockwell"/>
                <w:sz w:val="22"/>
                <w:szCs w:val="22"/>
              </w:rPr>
              <w:t>)</w:t>
            </w:r>
          </w:p>
        </w:tc>
        <w:tc>
          <w:tcPr>
            <w:tcW w:w="5814" w:type="dxa"/>
          </w:tcPr>
          <w:p w14:paraId="3FDC2352" w14:textId="6DADCD0C" w:rsidR="00A229AE" w:rsidRPr="00042DAD" w:rsidRDefault="00A229AE" w:rsidP="006477FA">
            <w:pPr>
              <w:spacing w:line="360" w:lineRule="auto"/>
              <w:jc w:val="both"/>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Generates statistical summary (count, mean, std, min, |</w:t>
            </w:r>
            <w:r w:rsidRPr="00042DAD">
              <w:rPr>
                <w:rFonts w:ascii="Rockwell" w:hAnsi="Rockwell"/>
                <w:sz w:val="22"/>
                <w:szCs w:val="22"/>
              </w:rPr>
              <w:br/>
              <w:t>| | 25%, 50%, 75%, max) for numerical columns.</w:t>
            </w:r>
          </w:p>
        </w:tc>
      </w:tr>
      <w:tr w:rsidR="00A229AE" w:rsidRPr="00042DAD" w14:paraId="2450ABA2" w14:textId="77777777" w:rsidTr="006477FA">
        <w:tc>
          <w:tcPr>
            <w:cnfStyle w:val="001000000000" w:firstRow="0" w:lastRow="0" w:firstColumn="1" w:lastColumn="0" w:oddVBand="0" w:evenVBand="0" w:oddHBand="0" w:evenHBand="0" w:firstRowFirstColumn="0" w:firstRowLastColumn="0" w:lastRowFirstColumn="0" w:lastRowLastColumn="0"/>
            <w:tcW w:w="702" w:type="dxa"/>
          </w:tcPr>
          <w:p w14:paraId="765D9631" w14:textId="77777777" w:rsidR="00A229AE" w:rsidRPr="00042DAD" w:rsidRDefault="00A229AE" w:rsidP="00B623CB">
            <w:pPr>
              <w:rPr>
                <w:rFonts w:ascii="Rockwell" w:hAnsi="Rockwell"/>
                <w:sz w:val="22"/>
                <w:szCs w:val="22"/>
              </w:rPr>
            </w:pPr>
            <w:r w:rsidRPr="00042DAD">
              <w:rPr>
                <w:rFonts w:ascii="Rockwell" w:hAnsi="Rockwell"/>
                <w:sz w:val="22"/>
                <w:szCs w:val="22"/>
              </w:rPr>
              <w:t>6.</w:t>
            </w:r>
          </w:p>
        </w:tc>
        <w:tc>
          <w:tcPr>
            <w:tcW w:w="2834" w:type="dxa"/>
          </w:tcPr>
          <w:p w14:paraId="7F57BE9F" w14:textId="77777777" w:rsidR="00A229AE" w:rsidRPr="00042DAD" w:rsidRDefault="00A229AE" w:rsidP="00B623CB">
            <w:pPr>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proofErr w:type="gramStart"/>
            <w:r w:rsidRPr="00042DAD">
              <w:rPr>
                <w:rFonts w:ascii="Rockwell" w:hAnsi="Rockwell"/>
                <w:sz w:val="22"/>
                <w:szCs w:val="22"/>
              </w:rPr>
              <w:t>.</w:t>
            </w:r>
            <w:proofErr w:type="spellStart"/>
            <w:r w:rsidRPr="00042DAD">
              <w:rPr>
                <w:rFonts w:ascii="Rockwell" w:hAnsi="Rockwell"/>
                <w:sz w:val="22"/>
                <w:szCs w:val="22"/>
              </w:rPr>
              <w:t>isnull</w:t>
            </w:r>
            <w:proofErr w:type="spellEnd"/>
            <w:proofErr w:type="gramEnd"/>
            <w:r w:rsidRPr="00042DAD">
              <w:rPr>
                <w:rFonts w:ascii="Rockwell" w:hAnsi="Rockwell"/>
                <w:sz w:val="22"/>
                <w:szCs w:val="22"/>
              </w:rPr>
              <w:t>(</w:t>
            </w:r>
            <w:proofErr w:type="gramStart"/>
            <w:r w:rsidRPr="00042DAD">
              <w:rPr>
                <w:rFonts w:ascii="Rockwell" w:hAnsi="Rockwell"/>
                <w:sz w:val="22"/>
                <w:szCs w:val="22"/>
              </w:rPr>
              <w:t>).sum</w:t>
            </w:r>
            <w:proofErr w:type="gramEnd"/>
            <w:r w:rsidRPr="00042DAD">
              <w:rPr>
                <w:rFonts w:ascii="Rockwell" w:hAnsi="Rockwell"/>
                <w:sz w:val="22"/>
                <w:szCs w:val="22"/>
              </w:rPr>
              <w:t>()</w:t>
            </w:r>
          </w:p>
        </w:tc>
        <w:tc>
          <w:tcPr>
            <w:tcW w:w="5814" w:type="dxa"/>
          </w:tcPr>
          <w:p w14:paraId="4A2FBC1E" w14:textId="0CE5F9D3" w:rsidR="00A229AE" w:rsidRPr="00042DAD" w:rsidRDefault="00A229AE" w:rsidP="006477FA">
            <w:pPr>
              <w:spacing w:line="360" w:lineRule="auto"/>
              <w:jc w:val="both"/>
              <w:cnfStyle w:val="000000000000" w:firstRow="0" w:lastRow="0" w:firstColumn="0" w:lastColumn="0" w:oddVBand="0" w:evenVBand="0" w:oddHBand="0" w:evenHBand="0" w:firstRowFirstColumn="0" w:firstRowLastColumn="0" w:lastRowFirstColumn="0" w:lastRowLastColumn="0"/>
              <w:rPr>
                <w:rFonts w:ascii="Rockwell" w:hAnsi="Rockwell" w:cs="Segoe UI"/>
                <w:b/>
                <w:bCs/>
                <w:sz w:val="22"/>
                <w:szCs w:val="22"/>
                <w:shd w:val="clear" w:color="auto" w:fill="FFFFFF"/>
              </w:rPr>
            </w:pPr>
            <w:r w:rsidRPr="00042DAD">
              <w:rPr>
                <w:rFonts w:ascii="Rockwell" w:hAnsi="Rockwell"/>
                <w:sz w:val="22"/>
                <w:szCs w:val="22"/>
              </w:rPr>
              <w:t xml:space="preserve">Gives column names with missing </w:t>
            </w:r>
            <w:proofErr w:type="gramStart"/>
            <w:r w:rsidRPr="00042DAD">
              <w:rPr>
                <w:rFonts w:ascii="Rockwell" w:hAnsi="Rockwell"/>
                <w:sz w:val="22"/>
                <w:szCs w:val="22"/>
              </w:rPr>
              <w:t>values .</w:t>
            </w:r>
            <w:proofErr w:type="gramEnd"/>
            <w:r w:rsidRPr="00042DAD">
              <w:rPr>
                <w:rFonts w:ascii="Rockwell" w:hAnsi="Rockwell" w:cs="Segoe UI"/>
                <w:sz w:val="22"/>
                <w:szCs w:val="22"/>
                <w:shd w:val="clear" w:color="auto" w:fill="FFFFFF"/>
              </w:rPr>
              <w:t xml:space="preserve"> </w:t>
            </w:r>
            <w:proofErr w:type="gramStart"/>
            <w:r w:rsidRPr="00042DAD">
              <w:rPr>
                <w:rFonts w:ascii="Rockwell" w:hAnsi="Rockwell" w:cs="Segoe UI"/>
                <w:b/>
                <w:bCs/>
                <w:sz w:val="22"/>
                <w:szCs w:val="22"/>
                <w:shd w:val="clear" w:color="auto" w:fill="FFFFFF"/>
              </w:rPr>
              <w:t>I</w:t>
            </w:r>
            <w:r w:rsidRPr="00042DAD">
              <w:rPr>
                <w:rFonts w:ascii="Rockwell" w:hAnsi="Rockwell" w:cs="Segoe UI"/>
                <w:sz w:val="22"/>
                <w:szCs w:val="22"/>
                <w:shd w:val="clear" w:color="auto" w:fill="FFFFFF"/>
              </w:rPr>
              <w:t xml:space="preserve"> </w:t>
            </w:r>
            <w:r w:rsidRPr="00042DAD">
              <w:rPr>
                <w:rFonts w:ascii="Rockwell" w:hAnsi="Rockwell" w:cs="Segoe UI"/>
                <w:b/>
                <w:bCs/>
                <w:sz w:val="22"/>
                <w:szCs w:val="22"/>
                <w:shd w:val="clear" w:color="auto" w:fill="FFFFFF"/>
              </w:rPr>
              <w:t> found</w:t>
            </w:r>
            <w:proofErr w:type="gramEnd"/>
            <w:r w:rsidRPr="00042DAD">
              <w:rPr>
                <w:rFonts w:ascii="Rockwell" w:hAnsi="Rockwell" w:cs="Segoe UI"/>
                <w:b/>
                <w:bCs/>
                <w:sz w:val="22"/>
                <w:szCs w:val="22"/>
                <w:shd w:val="clear" w:color="auto" w:fill="FFFFFF"/>
              </w:rPr>
              <w:t xml:space="preserve"> that there are no missing values in any column. This means the dataset is clean and does not require any imputation techniques like mean, median, or mode filling</w:t>
            </w:r>
          </w:p>
        </w:tc>
      </w:tr>
      <w:tr w:rsidR="00A229AE" w:rsidRPr="00042DAD" w14:paraId="534D2D16" w14:textId="77777777" w:rsidTr="00647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7C4FB012" w14:textId="4AE37CD8" w:rsidR="00A229AE" w:rsidRPr="00042DAD" w:rsidRDefault="00A229AE" w:rsidP="00B623CB">
            <w:pPr>
              <w:rPr>
                <w:rFonts w:ascii="Rockwell" w:hAnsi="Rockwell"/>
                <w:sz w:val="22"/>
                <w:szCs w:val="22"/>
              </w:rPr>
            </w:pPr>
            <w:r w:rsidRPr="00042DAD">
              <w:rPr>
                <w:rFonts w:ascii="Rockwell" w:hAnsi="Rockwell"/>
                <w:sz w:val="22"/>
                <w:szCs w:val="22"/>
              </w:rPr>
              <w:t>7.</w:t>
            </w:r>
          </w:p>
        </w:tc>
        <w:tc>
          <w:tcPr>
            <w:tcW w:w="2834" w:type="dxa"/>
          </w:tcPr>
          <w:p w14:paraId="1822AE48" w14:textId="417A6134" w:rsidR="00A229AE" w:rsidRPr="00042DAD" w:rsidRDefault="00A229AE" w:rsidP="00B623CB">
            <w:pP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proofErr w:type="spellStart"/>
            <w:proofErr w:type="gramStart"/>
            <w:r w:rsidRPr="00042DAD">
              <w:rPr>
                <w:rFonts w:ascii="Rockwell" w:hAnsi="Rockwell"/>
                <w:sz w:val="22"/>
                <w:szCs w:val="22"/>
              </w:rPr>
              <w:t>data.duplicated</w:t>
            </w:r>
            <w:proofErr w:type="spellEnd"/>
            <w:proofErr w:type="gramEnd"/>
            <w:r w:rsidRPr="00042DAD">
              <w:rPr>
                <w:rFonts w:ascii="Rockwell" w:hAnsi="Rockwell"/>
                <w:sz w:val="22"/>
                <w:szCs w:val="22"/>
              </w:rPr>
              <w:t>(</w:t>
            </w:r>
            <w:proofErr w:type="gramStart"/>
            <w:r w:rsidRPr="00042DAD">
              <w:rPr>
                <w:rFonts w:ascii="Rockwell" w:hAnsi="Rockwell"/>
                <w:sz w:val="22"/>
                <w:szCs w:val="22"/>
              </w:rPr>
              <w:t>).sum</w:t>
            </w:r>
            <w:proofErr w:type="gramEnd"/>
            <w:r w:rsidRPr="00042DAD">
              <w:rPr>
                <w:rFonts w:ascii="Rockwell" w:hAnsi="Rockwell"/>
                <w:sz w:val="22"/>
                <w:szCs w:val="22"/>
              </w:rPr>
              <w:t>()</w:t>
            </w:r>
          </w:p>
        </w:tc>
        <w:tc>
          <w:tcPr>
            <w:tcW w:w="5814" w:type="dxa"/>
          </w:tcPr>
          <w:p w14:paraId="0584D0DC" w14:textId="7DA2F038" w:rsidR="00A229AE" w:rsidRPr="00042DAD" w:rsidRDefault="00A229AE" w:rsidP="006477FA">
            <w:pPr>
              <w:spacing w:line="360" w:lineRule="auto"/>
              <w:jc w:val="both"/>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proofErr w:type="spellStart"/>
            <w:proofErr w:type="gramStart"/>
            <w:r w:rsidRPr="00042DAD">
              <w:rPr>
                <w:rFonts w:ascii="Rockwell" w:hAnsi="Rockwell"/>
                <w:sz w:val="22"/>
                <w:szCs w:val="22"/>
              </w:rPr>
              <w:t>Its</w:t>
            </w:r>
            <w:proofErr w:type="spellEnd"/>
            <w:proofErr w:type="gramEnd"/>
            <w:r w:rsidRPr="00042DAD">
              <w:rPr>
                <w:rFonts w:ascii="Rockwell" w:hAnsi="Rockwell"/>
                <w:sz w:val="22"/>
                <w:szCs w:val="22"/>
              </w:rPr>
              <w:t xml:space="preserve"> for duplicate records and the result was 0, which means there are no duplicate rows in the dataset. This ensures data quality and prevents bias in analysis or model training</w:t>
            </w:r>
          </w:p>
        </w:tc>
      </w:tr>
      <w:tr w:rsidR="00A229AE" w:rsidRPr="00042DAD" w14:paraId="5349F468" w14:textId="77777777" w:rsidTr="006477FA">
        <w:tc>
          <w:tcPr>
            <w:cnfStyle w:val="001000000000" w:firstRow="0" w:lastRow="0" w:firstColumn="1" w:lastColumn="0" w:oddVBand="0" w:evenVBand="0" w:oddHBand="0" w:evenHBand="0" w:firstRowFirstColumn="0" w:firstRowLastColumn="0" w:lastRowFirstColumn="0" w:lastRowLastColumn="0"/>
            <w:tcW w:w="702" w:type="dxa"/>
          </w:tcPr>
          <w:p w14:paraId="14645EC3" w14:textId="37330BEB" w:rsidR="00A229AE" w:rsidRPr="00042DAD" w:rsidRDefault="00A229AE" w:rsidP="00B623CB">
            <w:pPr>
              <w:rPr>
                <w:rFonts w:ascii="Rockwell" w:hAnsi="Rockwell"/>
                <w:sz w:val="22"/>
                <w:szCs w:val="22"/>
              </w:rPr>
            </w:pPr>
            <w:r w:rsidRPr="00042DAD">
              <w:rPr>
                <w:rFonts w:ascii="Rockwell" w:hAnsi="Rockwell"/>
                <w:sz w:val="22"/>
                <w:szCs w:val="22"/>
              </w:rPr>
              <w:t>8.</w:t>
            </w:r>
          </w:p>
        </w:tc>
        <w:tc>
          <w:tcPr>
            <w:tcW w:w="2834" w:type="dxa"/>
          </w:tcPr>
          <w:p w14:paraId="69942BB7" w14:textId="281B9C28" w:rsidR="00A229AE" w:rsidRPr="00042DAD" w:rsidRDefault="00A229AE" w:rsidP="00B623CB">
            <w:pPr>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proofErr w:type="spellStart"/>
            <w:proofErr w:type="gramStart"/>
            <w:r w:rsidRPr="00042DAD">
              <w:rPr>
                <w:rFonts w:ascii="Rockwell" w:hAnsi="Rockwell"/>
                <w:sz w:val="22"/>
                <w:szCs w:val="22"/>
              </w:rPr>
              <w:t>data.nunique</w:t>
            </w:r>
            <w:proofErr w:type="spellEnd"/>
            <w:proofErr w:type="gramEnd"/>
            <w:r w:rsidRPr="00042DAD">
              <w:rPr>
                <w:rFonts w:ascii="Rockwell" w:hAnsi="Rockwell"/>
                <w:sz w:val="22"/>
                <w:szCs w:val="22"/>
              </w:rPr>
              <w:t>()</w:t>
            </w:r>
          </w:p>
        </w:tc>
        <w:tc>
          <w:tcPr>
            <w:tcW w:w="5814" w:type="dxa"/>
          </w:tcPr>
          <w:p w14:paraId="745DF341" w14:textId="34CF39B7" w:rsidR="00A229AE" w:rsidRPr="00042DAD" w:rsidRDefault="00A229AE" w:rsidP="006477FA">
            <w:pPr>
              <w:spacing w:line="360" w:lineRule="auto"/>
              <w:jc w:val="both"/>
              <w:cnfStyle w:val="000000000000" w:firstRow="0" w:lastRow="0" w:firstColumn="0" w:lastColumn="0" w:oddVBand="0" w:evenVBand="0" w:oddHBand="0" w:evenHBand="0" w:firstRowFirstColumn="0" w:firstRowLastColumn="0" w:lastRowFirstColumn="0" w:lastRowLastColumn="0"/>
              <w:rPr>
                <w:rFonts w:ascii="Rockwell" w:hAnsi="Rockwell"/>
                <w:sz w:val="22"/>
                <w:szCs w:val="22"/>
              </w:rPr>
            </w:pPr>
            <w:r w:rsidRPr="00042DAD">
              <w:rPr>
                <w:rFonts w:ascii="Rockwell" w:hAnsi="Rockwell"/>
                <w:sz w:val="22"/>
                <w:szCs w:val="22"/>
              </w:rPr>
              <w:t>This helps in understanding feature diversity, identifying categorical variables, and detecting columns that may not be useful for modeling.</w:t>
            </w:r>
          </w:p>
        </w:tc>
      </w:tr>
      <w:tr w:rsidR="00A229AE" w:rsidRPr="00042DAD" w14:paraId="48603DF2" w14:textId="77777777" w:rsidTr="00647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45D52C6F" w14:textId="33CBEED5" w:rsidR="00A229AE" w:rsidRPr="00042DAD" w:rsidRDefault="00A229AE" w:rsidP="00B623CB">
            <w:pPr>
              <w:rPr>
                <w:rFonts w:ascii="Rockwell" w:hAnsi="Rockwell"/>
                <w:sz w:val="22"/>
                <w:szCs w:val="22"/>
              </w:rPr>
            </w:pPr>
            <w:r w:rsidRPr="00042DAD">
              <w:rPr>
                <w:rFonts w:ascii="Rockwell" w:hAnsi="Rockwell"/>
                <w:sz w:val="22"/>
                <w:szCs w:val="22"/>
              </w:rPr>
              <w:t>9.</w:t>
            </w:r>
          </w:p>
        </w:tc>
        <w:tc>
          <w:tcPr>
            <w:tcW w:w="2834" w:type="dxa"/>
          </w:tcPr>
          <w:p w14:paraId="1E167C36" w14:textId="77777777" w:rsidR="00A229AE" w:rsidRPr="00042DAD" w:rsidRDefault="00A229AE" w:rsidP="00B623CB">
            <w:pPr>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 xml:space="preserve">Heatmap </w:t>
            </w:r>
          </w:p>
        </w:tc>
        <w:tc>
          <w:tcPr>
            <w:tcW w:w="5814" w:type="dxa"/>
          </w:tcPr>
          <w:p w14:paraId="5FA7EDF2" w14:textId="77777777" w:rsidR="00A229AE" w:rsidRPr="00042DAD" w:rsidRDefault="00A229AE" w:rsidP="006477FA">
            <w:pPr>
              <w:spacing w:line="360" w:lineRule="auto"/>
              <w:jc w:val="both"/>
              <w:cnfStyle w:val="000000100000" w:firstRow="0" w:lastRow="0" w:firstColumn="0" w:lastColumn="0" w:oddVBand="0" w:evenVBand="0" w:oddHBand="1" w:evenHBand="0" w:firstRowFirstColumn="0" w:firstRowLastColumn="0" w:lastRowFirstColumn="0" w:lastRowLastColumn="0"/>
              <w:rPr>
                <w:rFonts w:ascii="Rockwell" w:hAnsi="Rockwell"/>
                <w:sz w:val="22"/>
                <w:szCs w:val="22"/>
              </w:rPr>
            </w:pPr>
            <w:r w:rsidRPr="00042DAD">
              <w:rPr>
                <w:rFonts w:ascii="Rockwell" w:hAnsi="Rockwell"/>
                <w:sz w:val="22"/>
                <w:szCs w:val="22"/>
              </w:rPr>
              <w:t xml:space="preserve"> This graph also helps to visualizes the missing values in the dataset so I can easily decide which column I have to drop and which columns I have to fill </w:t>
            </w:r>
          </w:p>
        </w:tc>
      </w:tr>
    </w:tbl>
    <w:p w14:paraId="7D3ED36B" w14:textId="73D85277" w:rsidR="00A229AE" w:rsidRPr="00042DAD" w:rsidRDefault="006477FA" w:rsidP="00A229AE">
      <w:pPr>
        <w:rPr>
          <w:rFonts w:ascii="Rockwell" w:hAnsi="Rockwell"/>
          <w:sz w:val="22"/>
          <w:szCs w:val="22"/>
        </w:rPr>
      </w:pPr>
      <w:r w:rsidRPr="00042DAD">
        <w:rPr>
          <w:rFonts w:ascii="Rockwell" w:hAnsi="Rockwell"/>
          <w:noProof/>
          <w:sz w:val="22"/>
          <w:szCs w:val="22"/>
        </w:rPr>
        <w:lastRenderedPageBreak/>
        <w:drawing>
          <wp:anchor distT="0" distB="0" distL="114300" distR="114300" simplePos="0" relativeHeight="251661312" behindDoc="0" locked="0" layoutInCell="1" allowOverlap="1" wp14:anchorId="616893AB" wp14:editId="4CE08DF9">
            <wp:simplePos x="0" y="0"/>
            <wp:positionH relativeFrom="margin">
              <wp:align>right</wp:align>
            </wp:positionH>
            <wp:positionV relativeFrom="margin">
              <wp:posOffset>4577715</wp:posOffset>
            </wp:positionV>
            <wp:extent cx="5943600" cy="4503420"/>
            <wp:effectExtent l="0" t="0" r="0" b="0"/>
            <wp:wrapSquare wrapText="bothSides"/>
            <wp:docPr id="1622087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503420"/>
                    </a:xfrm>
                    <a:prstGeom prst="rect">
                      <a:avLst/>
                    </a:prstGeom>
                    <a:noFill/>
                    <a:ln>
                      <a:noFill/>
                    </a:ln>
                  </pic:spPr>
                </pic:pic>
              </a:graphicData>
            </a:graphic>
          </wp:anchor>
        </w:drawing>
      </w:r>
      <w:r w:rsidR="00A229AE" w:rsidRPr="00042DAD">
        <w:rPr>
          <w:rFonts w:ascii="Rockwell" w:hAnsi="Rockwell"/>
          <w:sz w:val="22"/>
          <w:szCs w:val="22"/>
        </w:rPr>
        <w:t>&lt;Axes: &gt;</w:t>
      </w:r>
    </w:p>
    <w:p w14:paraId="1009C283" w14:textId="47B41632" w:rsidR="00A229AE" w:rsidRPr="00042DAD" w:rsidRDefault="00A229AE" w:rsidP="006477FA">
      <w:pPr>
        <w:pStyle w:val="ListParagraph"/>
        <w:numPr>
          <w:ilvl w:val="0"/>
          <w:numId w:val="33"/>
        </w:numPr>
        <w:ind w:left="270"/>
        <w:jc w:val="both"/>
        <w:rPr>
          <w:rFonts w:ascii="Rockwell" w:hAnsi="Rockwell"/>
          <w:sz w:val="22"/>
          <w:szCs w:val="22"/>
        </w:rPr>
      </w:pPr>
      <w:r w:rsidRPr="00E23129">
        <w:rPr>
          <w:rFonts w:ascii="Rockwell" w:hAnsi="Rockwell" w:cs="Times New Roman"/>
          <w:b/>
          <w:bCs/>
          <w:color w:val="4472C4" w:themeColor="accent1"/>
          <w:sz w:val="22"/>
          <w:szCs w:val="22"/>
          <w:u w:val="single"/>
        </w:rPr>
        <w:t>Observations:</w:t>
      </w:r>
      <w:r w:rsidRPr="00042DAD">
        <w:rPr>
          <w:rFonts w:ascii="Rockwell" w:hAnsi="Rockwell"/>
          <w:sz w:val="22"/>
          <w:szCs w:val="22"/>
        </w:rPr>
        <w:t xml:space="preserve">  </w:t>
      </w:r>
      <w:r w:rsidRPr="00042DAD">
        <w:rPr>
          <w:rFonts w:ascii="Rockwell" w:hAnsi="Rockwell" w:cs="Times New Roman"/>
          <w:sz w:val="22"/>
          <w:szCs w:val="22"/>
        </w:rPr>
        <w:t>checked through the heatmap also and found that there are no missing values in any column. This means the dataset is clean and does not require any imputation techniques like mean, median, or mode filling. Having no missing values helps ensure better model performance and simplifies preprocessing</w:t>
      </w:r>
      <w:r w:rsidRPr="00042DAD">
        <w:rPr>
          <w:rFonts w:ascii="Rockwell" w:hAnsi="Rockwell"/>
          <w:sz w:val="22"/>
          <w:szCs w:val="22"/>
        </w:rPr>
        <w:t>.</w:t>
      </w:r>
    </w:p>
    <w:p w14:paraId="0182FF9A" w14:textId="6177D8E1" w:rsidR="00714EA6" w:rsidRPr="00042DAD" w:rsidRDefault="00714EA6">
      <w:pPr>
        <w:rPr>
          <w:rFonts w:ascii="Rockwell" w:hAnsi="Rockwell"/>
          <w:sz w:val="22"/>
          <w:szCs w:val="22"/>
        </w:rPr>
      </w:pPr>
    </w:p>
    <w:p w14:paraId="37A1E806" w14:textId="77777777" w:rsidR="00A229AE" w:rsidRPr="00E23129" w:rsidRDefault="00A229AE" w:rsidP="006477FA">
      <w:pPr>
        <w:pStyle w:val="ListParagraph"/>
        <w:numPr>
          <w:ilvl w:val="0"/>
          <w:numId w:val="38"/>
        </w:numPr>
        <w:ind w:left="270"/>
        <w:rPr>
          <w:rFonts w:ascii="Rockwell" w:hAnsi="Rockwell" w:cs="Times New Roman"/>
          <w:b/>
          <w:bCs/>
          <w:color w:val="4472C4" w:themeColor="accent1"/>
          <w:sz w:val="28"/>
          <w:szCs w:val="28"/>
          <w:u w:val="single"/>
        </w:rPr>
      </w:pPr>
      <w:r w:rsidRPr="00E23129">
        <w:rPr>
          <w:rFonts w:ascii="Rockwell" w:hAnsi="Rockwell" w:cs="Times New Roman"/>
          <w:b/>
          <w:bCs/>
          <w:color w:val="4472C4" w:themeColor="accent1"/>
          <w:sz w:val="28"/>
          <w:szCs w:val="28"/>
          <w:u w:val="single"/>
        </w:rPr>
        <w:t>Exploratory Data Analysis (EDA)</w:t>
      </w:r>
    </w:p>
    <w:p w14:paraId="469EF7E0" w14:textId="1A3AE35F" w:rsidR="00A229AE" w:rsidRPr="006477FA" w:rsidRDefault="00A229AE" w:rsidP="006477FA">
      <w:pPr>
        <w:jc w:val="both"/>
        <w:rPr>
          <w:rFonts w:ascii="Rockwell" w:hAnsi="Rockwell" w:cs="Times New Roman"/>
          <w:sz w:val="32"/>
          <w:szCs w:val="32"/>
        </w:rPr>
      </w:pPr>
      <w:r w:rsidRPr="00042DAD">
        <w:rPr>
          <w:rFonts w:ascii="Rockwell" w:hAnsi="Rockwell" w:cs="Times New Roman"/>
          <w:sz w:val="22"/>
          <w:szCs w:val="22"/>
        </w:rPr>
        <w:t>The EDA process follows a systematic approach from basic exploration to advanced feature engineering. The analysis employs Python functions to understand data structure, check data quality, and identify patterns in customer</w:t>
      </w:r>
      <w:r w:rsidRPr="006477FA">
        <w:rPr>
          <w:rFonts w:ascii="Rockwell" w:hAnsi="Rockwell" w:cs="Times New Roman"/>
          <w:sz w:val="32"/>
          <w:szCs w:val="32"/>
        </w:rPr>
        <w:t xml:space="preserve"> behavior</w:t>
      </w:r>
    </w:p>
    <w:p w14:paraId="1843E036" w14:textId="661D605E" w:rsidR="00A229AE" w:rsidRPr="00E23129" w:rsidRDefault="00A229AE">
      <w:pPr>
        <w:rPr>
          <w:rFonts w:ascii="Rockwell" w:hAnsi="Rockwell" w:cs="Times New Roman"/>
          <w:b/>
          <w:bCs/>
          <w:color w:val="4472C4" w:themeColor="accent1"/>
          <w:sz w:val="28"/>
          <w:szCs w:val="28"/>
          <w:u w:val="single"/>
        </w:rPr>
      </w:pPr>
      <w:r w:rsidRPr="00E23129">
        <w:rPr>
          <w:rFonts w:ascii="Rockwell" w:hAnsi="Rockwell" w:cs="Times New Roman"/>
          <w:b/>
          <w:bCs/>
          <w:color w:val="4472C4" w:themeColor="accent1"/>
          <w:sz w:val="28"/>
          <w:szCs w:val="28"/>
          <w:u w:val="single"/>
        </w:rPr>
        <w:t xml:space="preserve">Step 1: Target </w:t>
      </w:r>
      <w:r w:rsidR="00E23129" w:rsidRPr="00E23129">
        <w:rPr>
          <w:rFonts w:ascii="Rockwell" w:hAnsi="Rockwell" w:cs="Times New Roman"/>
          <w:b/>
          <w:bCs/>
          <w:color w:val="4472C4" w:themeColor="accent1"/>
          <w:sz w:val="28"/>
          <w:szCs w:val="28"/>
          <w:u w:val="single"/>
        </w:rPr>
        <w:t>Analysis (</w:t>
      </w:r>
      <w:r w:rsidRPr="00E23129">
        <w:rPr>
          <w:rFonts w:ascii="Rockwell" w:hAnsi="Rockwell" w:cs="Times New Roman"/>
          <w:b/>
          <w:bCs/>
          <w:color w:val="4472C4" w:themeColor="accent1"/>
          <w:sz w:val="28"/>
          <w:szCs w:val="28"/>
          <w:u w:val="single"/>
        </w:rPr>
        <w:t xml:space="preserve">Distribution of </w:t>
      </w:r>
      <w:r w:rsidR="00E23129" w:rsidRPr="00E23129">
        <w:rPr>
          <w:rFonts w:ascii="Rockwell" w:hAnsi="Rockwell" w:cs="Times New Roman"/>
          <w:b/>
          <w:bCs/>
          <w:color w:val="4472C4" w:themeColor="accent1"/>
          <w:sz w:val="28"/>
          <w:szCs w:val="28"/>
          <w:u w:val="single"/>
        </w:rPr>
        <w:t>Target)</w:t>
      </w:r>
    </w:p>
    <w:p w14:paraId="4EB5946B" w14:textId="77777777" w:rsidR="006477FA" w:rsidRDefault="00A229AE">
      <w:pPr>
        <w:rPr>
          <w:rFonts w:ascii="Rockwell" w:hAnsi="Rockwell" w:cs="Segoe UI"/>
          <w:sz w:val="21"/>
          <w:szCs w:val="21"/>
          <w:shd w:val="clear" w:color="auto" w:fill="FFFFFF"/>
        </w:rPr>
      </w:pPr>
      <w:r w:rsidRPr="006477FA">
        <w:rPr>
          <w:rFonts w:ascii="Rockwell" w:hAnsi="Rockwell"/>
          <w:noProof/>
        </w:rPr>
        <w:lastRenderedPageBreak/>
        <w:drawing>
          <wp:inline distT="0" distB="0" distL="0" distR="0" wp14:anchorId="3A9A3AB6" wp14:editId="07EF2FB5">
            <wp:extent cx="5943600" cy="4317091"/>
            <wp:effectExtent l="0" t="0" r="0" b="7620"/>
            <wp:docPr id="2118135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317091"/>
                    </a:xfrm>
                    <a:prstGeom prst="rect">
                      <a:avLst/>
                    </a:prstGeom>
                    <a:noFill/>
                    <a:ln>
                      <a:noFill/>
                    </a:ln>
                  </pic:spPr>
                </pic:pic>
              </a:graphicData>
            </a:graphic>
          </wp:inline>
        </w:drawing>
      </w:r>
      <w:r w:rsidRPr="006477FA">
        <w:rPr>
          <w:rFonts w:ascii="Rockwell" w:hAnsi="Rockwell" w:cs="Segoe UI"/>
          <w:sz w:val="21"/>
          <w:szCs w:val="21"/>
          <w:shd w:val="clear" w:color="auto" w:fill="FFFFFF"/>
        </w:rPr>
        <w:t xml:space="preserve"> </w:t>
      </w:r>
    </w:p>
    <w:p w14:paraId="07AAE767" w14:textId="77777777" w:rsidR="006477FA" w:rsidRDefault="006477FA">
      <w:pPr>
        <w:rPr>
          <w:rFonts w:ascii="Rockwell" w:hAnsi="Rockwell" w:cs="Segoe UI"/>
          <w:sz w:val="21"/>
          <w:szCs w:val="21"/>
          <w:shd w:val="clear" w:color="auto" w:fill="FFFFFF"/>
        </w:rPr>
      </w:pPr>
      <w:r>
        <w:rPr>
          <w:rFonts w:ascii="Rockwell" w:hAnsi="Rockwell" w:cs="Segoe UI"/>
          <w:sz w:val="21"/>
          <w:szCs w:val="21"/>
          <w:shd w:val="clear" w:color="auto" w:fill="FFFFFF"/>
        </w:rPr>
        <w:br w:type="page"/>
      </w:r>
    </w:p>
    <w:p w14:paraId="1769BC9F" w14:textId="270BB852" w:rsidR="00A229AE" w:rsidRPr="00042DAD" w:rsidRDefault="00A229AE" w:rsidP="006477FA">
      <w:pPr>
        <w:jc w:val="both"/>
        <w:rPr>
          <w:rFonts w:ascii="Rockwell" w:hAnsi="Rockwell"/>
          <w:sz w:val="22"/>
          <w:szCs w:val="22"/>
        </w:rPr>
      </w:pPr>
      <w:r w:rsidRPr="00E23129">
        <w:rPr>
          <w:rFonts w:ascii="Rockwell" w:hAnsi="Rockwell" w:cs="Times New Roman"/>
          <w:b/>
          <w:bCs/>
          <w:color w:val="4472C4" w:themeColor="accent1"/>
          <w:sz w:val="22"/>
          <w:szCs w:val="22"/>
          <w:u w:val="single"/>
          <w:shd w:val="clear" w:color="auto" w:fill="FFFFFF"/>
        </w:rPr>
        <w:lastRenderedPageBreak/>
        <w:t>OBSERVATIONS</w:t>
      </w:r>
      <w:r w:rsidR="003152DE" w:rsidRPr="006477FA">
        <w:rPr>
          <w:rFonts w:ascii="Rockwell" w:hAnsi="Rockwell" w:cs="Segoe UI"/>
          <w:sz w:val="32"/>
          <w:szCs w:val="32"/>
          <w:shd w:val="clear" w:color="auto" w:fill="FFFFFF"/>
        </w:rPr>
        <w:t>:</w:t>
      </w:r>
      <w:r w:rsidRPr="006477FA">
        <w:rPr>
          <w:rFonts w:ascii="Rockwell" w:hAnsi="Rockwell" w:cs="Segoe UI"/>
          <w:sz w:val="32"/>
          <w:szCs w:val="32"/>
          <w:shd w:val="clear" w:color="auto" w:fill="FFFFFF"/>
        </w:rPr>
        <w:t xml:space="preserve"> </w:t>
      </w:r>
      <w:r w:rsidRPr="00042DAD">
        <w:rPr>
          <w:rFonts w:ascii="Rockwell" w:hAnsi="Rockwell"/>
          <w:sz w:val="22"/>
          <w:szCs w:val="22"/>
        </w:rPr>
        <w:t>I plotted a bar chart of the target variable churn to understand its distribution. The graph shows that the number of non-churned customers is significantly higher than churned customers. This indicates a class imbalance in the dataset, where approximately 80% customers stayed and 20% churned.</w:t>
      </w:r>
    </w:p>
    <w:p w14:paraId="199F68B6" w14:textId="058F0DDB" w:rsidR="00A229AE" w:rsidRPr="00042DAD" w:rsidRDefault="00A229AE">
      <w:pPr>
        <w:rPr>
          <w:rFonts w:ascii="Rockwell" w:hAnsi="Rockwell" w:cs="Times New Roman"/>
          <w:b/>
          <w:bCs/>
          <w:sz w:val="22"/>
          <w:szCs w:val="22"/>
        </w:rPr>
      </w:pPr>
      <w:r w:rsidRPr="00042DAD">
        <w:rPr>
          <w:rFonts w:ascii="Rockwell" w:hAnsi="Rockwell" w:cs="Times New Roman"/>
          <w:b/>
          <w:bCs/>
          <w:sz w:val="22"/>
          <w:szCs w:val="22"/>
        </w:rPr>
        <w:t>Categorical vs Churn analysis</w:t>
      </w:r>
    </w:p>
    <w:p w14:paraId="05570B95" w14:textId="77777777" w:rsidR="006477FA" w:rsidRPr="00042DAD" w:rsidRDefault="00A229AE" w:rsidP="00A229AE">
      <w:pPr>
        <w:rPr>
          <w:rFonts w:ascii="Rockwell" w:eastAsia="Times New Roman" w:hAnsi="Rockwell" w:cs="Segoe UI"/>
          <w:kern w:val="0"/>
          <w:sz w:val="22"/>
          <w:szCs w:val="22"/>
          <w14:ligatures w14:val="none"/>
        </w:rPr>
      </w:pPr>
      <w:r w:rsidRPr="00042DAD">
        <w:rPr>
          <w:rFonts w:ascii="Rockwell" w:hAnsi="Rockwell"/>
          <w:noProof/>
          <w:sz w:val="22"/>
          <w:szCs w:val="22"/>
        </w:rPr>
        <w:drawing>
          <wp:inline distT="0" distB="0" distL="0" distR="0" wp14:anchorId="34E37F6F" wp14:editId="48D20215">
            <wp:extent cx="5890260" cy="3901440"/>
            <wp:effectExtent l="0" t="0" r="0" b="3810"/>
            <wp:docPr id="1979846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0260" cy="3901440"/>
                    </a:xfrm>
                    <a:prstGeom prst="rect">
                      <a:avLst/>
                    </a:prstGeom>
                    <a:noFill/>
                    <a:ln>
                      <a:noFill/>
                    </a:ln>
                  </pic:spPr>
                </pic:pic>
              </a:graphicData>
            </a:graphic>
          </wp:inline>
        </w:drawing>
      </w:r>
      <w:r w:rsidRPr="00042DAD">
        <w:rPr>
          <w:rFonts w:ascii="Rockwell" w:eastAsia="Times New Roman" w:hAnsi="Rockwell" w:cs="Segoe UI"/>
          <w:kern w:val="0"/>
          <w:sz w:val="22"/>
          <w:szCs w:val="22"/>
          <w14:ligatures w14:val="none"/>
        </w:rPr>
        <w:t xml:space="preserve"> </w:t>
      </w:r>
    </w:p>
    <w:p w14:paraId="51C60C58" w14:textId="77777777" w:rsidR="006477FA" w:rsidRPr="00042DAD" w:rsidRDefault="006477FA" w:rsidP="00A229AE">
      <w:pPr>
        <w:rPr>
          <w:rFonts w:ascii="Rockwell" w:eastAsia="Times New Roman" w:hAnsi="Rockwell" w:cs="Segoe UI"/>
          <w:kern w:val="0"/>
          <w:sz w:val="22"/>
          <w:szCs w:val="22"/>
          <w14:ligatures w14:val="none"/>
        </w:rPr>
      </w:pPr>
    </w:p>
    <w:p w14:paraId="28B1EFFB" w14:textId="7763FBF6" w:rsidR="00A229AE" w:rsidRPr="00042DAD" w:rsidRDefault="00A229AE" w:rsidP="006477FA">
      <w:pPr>
        <w:jc w:val="both"/>
        <w:rPr>
          <w:rFonts w:ascii="Rockwell" w:hAnsi="Rockwell" w:cs="Times New Roman"/>
          <w:sz w:val="22"/>
          <w:szCs w:val="22"/>
        </w:rPr>
      </w:pPr>
      <w:proofErr w:type="gramStart"/>
      <w:r w:rsidRPr="00E23129">
        <w:rPr>
          <w:rFonts w:ascii="Rockwell" w:hAnsi="Rockwell" w:cs="Times New Roman"/>
          <w:b/>
          <w:bCs/>
          <w:color w:val="4472C4" w:themeColor="accent1"/>
          <w:sz w:val="22"/>
          <w:szCs w:val="22"/>
          <w:u w:val="single"/>
        </w:rPr>
        <w:t xml:space="preserve">OBSERVATIONS </w:t>
      </w:r>
      <w:r w:rsidRPr="00E23129">
        <w:rPr>
          <w:rFonts w:ascii="Rockwell" w:hAnsi="Rockwell"/>
          <w:b/>
          <w:bCs/>
          <w:color w:val="4472C4" w:themeColor="accent1"/>
          <w:sz w:val="22"/>
          <w:szCs w:val="22"/>
        </w:rPr>
        <w:t xml:space="preserve"> </w:t>
      </w:r>
      <w:r w:rsidRPr="00E23129">
        <w:rPr>
          <w:rFonts w:ascii="Rockwell" w:hAnsi="Rockwell" w:cs="Times New Roman"/>
          <w:b/>
          <w:bCs/>
          <w:color w:val="4472C4" w:themeColor="accent1"/>
          <w:sz w:val="22"/>
          <w:szCs w:val="22"/>
        </w:rPr>
        <w:t>:</w:t>
      </w:r>
      <w:proofErr w:type="gramEnd"/>
      <w:r w:rsidRPr="00042DAD">
        <w:rPr>
          <w:rFonts w:ascii="Rockwell" w:hAnsi="Rockwell" w:cs="Times New Roman"/>
          <w:b/>
          <w:bCs/>
          <w:sz w:val="22"/>
          <w:szCs w:val="22"/>
        </w:rPr>
        <w:t xml:space="preserve">  </w:t>
      </w:r>
      <w:r w:rsidRPr="00042DAD">
        <w:rPr>
          <w:rFonts w:ascii="Rockwell" w:hAnsi="Rockwell" w:cs="Times New Roman"/>
          <w:sz w:val="22"/>
          <w:szCs w:val="22"/>
        </w:rPr>
        <w:t>I used a count plot to analyze the relationship between gender and churn. The plot shows the number of churned and non-churned customers for each gender. From the visualization, we can compare whether churn behavior differs between males and females.</w:t>
      </w:r>
    </w:p>
    <w:p w14:paraId="4D504454" w14:textId="281A11F6" w:rsidR="00A229AE" w:rsidRPr="00042DAD" w:rsidRDefault="00A229AE" w:rsidP="006477FA">
      <w:pPr>
        <w:jc w:val="both"/>
        <w:rPr>
          <w:rFonts w:ascii="Rockwell" w:hAnsi="Rockwell" w:cs="Times New Roman"/>
          <w:sz w:val="22"/>
          <w:szCs w:val="22"/>
        </w:rPr>
      </w:pPr>
      <w:proofErr w:type="gramStart"/>
      <w:r w:rsidRPr="00E23129">
        <w:rPr>
          <w:rFonts w:ascii="Rockwell" w:hAnsi="Rockwell" w:cs="Times New Roman"/>
          <w:b/>
          <w:color w:val="4472C4" w:themeColor="accent1"/>
          <w:sz w:val="22"/>
          <w:szCs w:val="22"/>
          <w:u w:val="single"/>
        </w:rPr>
        <w:t>NOTE</w:t>
      </w:r>
      <w:r w:rsidRPr="00E23129">
        <w:rPr>
          <w:rFonts w:ascii="Rockwell" w:hAnsi="Rockwell" w:cs="Times New Roman"/>
          <w:color w:val="4472C4" w:themeColor="accent1"/>
          <w:sz w:val="22"/>
          <w:szCs w:val="22"/>
        </w:rPr>
        <w:t xml:space="preserve"> </w:t>
      </w:r>
      <w:r w:rsidRPr="00042DAD">
        <w:rPr>
          <w:rFonts w:ascii="Rockwell" w:hAnsi="Rockwell" w:cs="Times New Roman"/>
          <w:sz w:val="22"/>
          <w:szCs w:val="22"/>
        </w:rPr>
        <w:t>:</w:t>
      </w:r>
      <w:proofErr w:type="gramEnd"/>
      <w:r w:rsidRPr="00042DAD">
        <w:rPr>
          <w:rFonts w:ascii="Rockwell" w:hAnsi="Rockwell" w:cs="Times New Roman"/>
          <w:sz w:val="22"/>
          <w:szCs w:val="22"/>
        </w:rPr>
        <w:t xml:space="preserve"> Female customers tend to have a slightly higher churn rate compared to male customers</w:t>
      </w:r>
    </w:p>
    <w:p w14:paraId="4B5C3A48" w14:textId="77777777" w:rsidR="006477FA" w:rsidRDefault="00A229AE">
      <w:pPr>
        <w:rPr>
          <w:rFonts w:ascii="Rockwell" w:hAnsi="Rockwell" w:cs="Segoe UI"/>
          <w:sz w:val="21"/>
          <w:szCs w:val="21"/>
          <w:shd w:val="clear" w:color="auto" w:fill="FFFFFF"/>
        </w:rPr>
      </w:pPr>
      <w:r w:rsidRPr="006477FA">
        <w:rPr>
          <w:rFonts w:ascii="Rockwell" w:hAnsi="Rockwell"/>
          <w:noProof/>
        </w:rPr>
        <w:lastRenderedPageBreak/>
        <w:drawing>
          <wp:inline distT="0" distB="0" distL="0" distR="0" wp14:anchorId="3A683334" wp14:editId="67EF3683">
            <wp:extent cx="5943600" cy="4297680"/>
            <wp:effectExtent l="0" t="0" r="0" b="7620"/>
            <wp:docPr id="888845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97680"/>
                    </a:xfrm>
                    <a:prstGeom prst="rect">
                      <a:avLst/>
                    </a:prstGeom>
                    <a:noFill/>
                    <a:ln>
                      <a:noFill/>
                    </a:ln>
                  </pic:spPr>
                </pic:pic>
              </a:graphicData>
            </a:graphic>
          </wp:inline>
        </w:drawing>
      </w:r>
      <w:r w:rsidRPr="006477FA">
        <w:rPr>
          <w:rFonts w:ascii="Rockwell" w:hAnsi="Rockwell" w:cs="Segoe UI"/>
          <w:sz w:val="21"/>
          <w:szCs w:val="21"/>
          <w:shd w:val="clear" w:color="auto" w:fill="FFFFFF"/>
        </w:rPr>
        <w:t xml:space="preserve"> </w:t>
      </w:r>
    </w:p>
    <w:p w14:paraId="45337F78" w14:textId="2C34C821" w:rsidR="00A229AE" w:rsidRPr="00042DAD" w:rsidRDefault="00A229AE" w:rsidP="006477FA">
      <w:pPr>
        <w:jc w:val="both"/>
        <w:rPr>
          <w:rFonts w:ascii="Rockwell" w:hAnsi="Rockwell" w:cs="Times New Roman"/>
          <w:b/>
          <w:bCs/>
          <w:sz w:val="22"/>
          <w:szCs w:val="22"/>
        </w:rPr>
      </w:pPr>
      <w:r w:rsidRPr="00E23129">
        <w:rPr>
          <w:rFonts w:ascii="Rockwell" w:hAnsi="Rockwell" w:cs="Times New Roman"/>
          <w:b/>
          <w:bCs/>
          <w:color w:val="4472C4" w:themeColor="accent1"/>
          <w:sz w:val="22"/>
          <w:szCs w:val="22"/>
          <w:u w:val="single"/>
        </w:rPr>
        <w:t>OBSERVATION:</w:t>
      </w:r>
      <w:r w:rsidRPr="006477FA">
        <w:rPr>
          <w:rFonts w:ascii="Rockwell" w:hAnsi="Rockwell"/>
          <w:b/>
          <w:bCs/>
        </w:rPr>
        <w:t xml:space="preserve"> </w:t>
      </w:r>
      <w:r w:rsidRPr="00042DAD">
        <w:rPr>
          <w:rFonts w:ascii="Rockwell" w:hAnsi="Rockwell" w:cs="Times New Roman"/>
          <w:sz w:val="22"/>
          <w:szCs w:val="22"/>
        </w:rPr>
        <w:t>I created a count plot to analyze churn distribution across different countries. The visualization shows the number of churned and non-churned customers for each country, with values displayed on top of each bar for better clarity. This helps identify geographical patterns in customer churn. NOTE: The plot shows that Germany has a higher churn rate compared to France and Spain</w:t>
      </w:r>
      <w:r w:rsidRPr="00042DAD">
        <w:rPr>
          <w:rFonts w:ascii="Rockwell" w:hAnsi="Rockwell" w:cs="Times New Roman"/>
          <w:b/>
          <w:bCs/>
          <w:sz w:val="22"/>
          <w:szCs w:val="22"/>
        </w:rPr>
        <w:t>.</w:t>
      </w:r>
    </w:p>
    <w:p w14:paraId="0A0D0C10" w14:textId="77777777" w:rsidR="006477FA" w:rsidRPr="00042DAD" w:rsidRDefault="006477FA" w:rsidP="006477FA">
      <w:pPr>
        <w:jc w:val="both"/>
        <w:rPr>
          <w:rFonts w:ascii="Rockwell" w:hAnsi="Rockwell" w:cs="Times New Roman"/>
          <w:b/>
          <w:bCs/>
          <w:sz w:val="22"/>
          <w:szCs w:val="22"/>
        </w:rPr>
      </w:pPr>
    </w:p>
    <w:p w14:paraId="03432BCD" w14:textId="727C8064" w:rsidR="00A229AE" w:rsidRPr="00042DAD" w:rsidRDefault="00A229AE">
      <w:pPr>
        <w:rPr>
          <w:rFonts w:ascii="Rockwell" w:hAnsi="Rockwell"/>
          <w:sz w:val="22"/>
          <w:szCs w:val="22"/>
        </w:rPr>
      </w:pPr>
      <w:r w:rsidRPr="00042DAD">
        <w:rPr>
          <w:rFonts w:ascii="Rockwell" w:hAnsi="Rockwell"/>
          <w:noProof/>
          <w:sz w:val="22"/>
          <w:szCs w:val="22"/>
        </w:rPr>
        <w:drawing>
          <wp:inline distT="0" distB="0" distL="0" distR="0" wp14:anchorId="2D5682AD" wp14:editId="7D43B815">
            <wp:extent cx="5943600" cy="2080260"/>
            <wp:effectExtent l="0" t="0" r="0" b="0"/>
            <wp:docPr id="205862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082" name=""/>
                    <pic:cNvPicPr/>
                  </pic:nvPicPr>
                  <pic:blipFill>
                    <a:blip r:embed="rId10"/>
                    <a:stretch>
                      <a:fillRect/>
                    </a:stretch>
                  </pic:blipFill>
                  <pic:spPr>
                    <a:xfrm>
                      <a:off x="0" y="0"/>
                      <a:ext cx="5943600" cy="2080260"/>
                    </a:xfrm>
                    <a:prstGeom prst="rect">
                      <a:avLst/>
                    </a:prstGeom>
                  </pic:spPr>
                </pic:pic>
              </a:graphicData>
            </a:graphic>
          </wp:inline>
        </w:drawing>
      </w:r>
    </w:p>
    <w:p w14:paraId="26C8044A" w14:textId="21C62866" w:rsidR="00A229AE" w:rsidRPr="00042DAD" w:rsidRDefault="00A229AE" w:rsidP="006477FA">
      <w:pPr>
        <w:jc w:val="both"/>
        <w:rPr>
          <w:rFonts w:ascii="Rockwell" w:hAnsi="Rockwell" w:cs="Times New Roman"/>
          <w:sz w:val="22"/>
          <w:szCs w:val="22"/>
        </w:rPr>
      </w:pPr>
      <w:r w:rsidRPr="00E23129">
        <w:rPr>
          <w:rFonts w:ascii="Rockwell" w:hAnsi="Rockwell" w:cs="Times New Roman"/>
          <w:b/>
          <w:bCs/>
          <w:color w:val="4472C4" w:themeColor="accent1"/>
          <w:sz w:val="22"/>
          <w:szCs w:val="22"/>
          <w:u w:val="single"/>
        </w:rPr>
        <w:t>OBSERVATION</w:t>
      </w:r>
      <w:r w:rsidRPr="00E23129">
        <w:rPr>
          <w:rFonts w:ascii="Rockwell" w:hAnsi="Rockwell"/>
          <w:b/>
          <w:bCs/>
          <w:color w:val="4472C4" w:themeColor="accent1"/>
          <w:sz w:val="22"/>
          <w:szCs w:val="22"/>
          <w:u w:val="single"/>
        </w:rPr>
        <w:t>:</w:t>
      </w:r>
      <w:r w:rsidRPr="00042DAD">
        <w:rPr>
          <w:rFonts w:ascii="Rockwell" w:hAnsi="Rockwell"/>
          <w:sz w:val="22"/>
          <w:szCs w:val="22"/>
        </w:rPr>
        <w:t xml:space="preserve"> </w:t>
      </w:r>
      <w:r w:rsidRPr="00042DAD">
        <w:rPr>
          <w:rFonts w:ascii="Rockwell" w:hAnsi="Rockwell" w:cs="Times New Roman"/>
          <w:sz w:val="22"/>
          <w:szCs w:val="22"/>
        </w:rPr>
        <w:t>I used a cross-tabulation to calculate the percentage of churn within each country. This helps compare churn rates across countries independent of their population size. I observed that Germany has a higher churn rate compared to France and Spain.</w:t>
      </w:r>
    </w:p>
    <w:p w14:paraId="1CBB32EB" w14:textId="77777777" w:rsidR="00A229AE" w:rsidRPr="00042DAD" w:rsidRDefault="00A229AE">
      <w:pPr>
        <w:rPr>
          <w:rFonts w:ascii="Rockwell" w:hAnsi="Rockwell"/>
          <w:b/>
          <w:bCs/>
          <w:sz w:val="22"/>
          <w:szCs w:val="22"/>
        </w:rPr>
      </w:pPr>
    </w:p>
    <w:p w14:paraId="2D51AB2C" w14:textId="0A0CE1D8" w:rsidR="00A229AE" w:rsidRPr="00E23129" w:rsidRDefault="00DA29D2">
      <w:pPr>
        <w:rPr>
          <w:rFonts w:ascii="Rockwell" w:hAnsi="Rockwell" w:cs="Times New Roman"/>
          <w:b/>
          <w:bCs/>
          <w:color w:val="4472C4" w:themeColor="accent1"/>
          <w:sz w:val="28"/>
          <w:szCs w:val="28"/>
          <w:u w:val="single"/>
        </w:rPr>
      </w:pPr>
      <w:r w:rsidRPr="00E23129">
        <w:rPr>
          <w:rFonts w:ascii="Rockwell" w:hAnsi="Rockwell" w:cs="Times New Roman"/>
          <w:b/>
          <w:bCs/>
          <w:color w:val="4472C4" w:themeColor="accent1"/>
          <w:sz w:val="28"/>
          <w:szCs w:val="28"/>
          <w:u w:val="single"/>
        </w:rPr>
        <w:lastRenderedPageBreak/>
        <w:t>N</w:t>
      </w:r>
      <w:r w:rsidR="00A229AE" w:rsidRPr="00E23129">
        <w:rPr>
          <w:rFonts w:ascii="Rockwell" w:hAnsi="Rockwell" w:cs="Times New Roman"/>
          <w:b/>
          <w:bCs/>
          <w:color w:val="4472C4" w:themeColor="accent1"/>
          <w:sz w:val="28"/>
          <w:szCs w:val="28"/>
          <w:u w:val="single"/>
        </w:rPr>
        <w:t xml:space="preserve">umerical vs </w:t>
      </w:r>
      <w:r w:rsidRPr="00E23129">
        <w:rPr>
          <w:rFonts w:ascii="Rockwell" w:hAnsi="Rockwell" w:cs="Times New Roman"/>
          <w:b/>
          <w:bCs/>
          <w:color w:val="4472C4" w:themeColor="accent1"/>
          <w:sz w:val="28"/>
          <w:szCs w:val="28"/>
          <w:u w:val="single"/>
        </w:rPr>
        <w:t>T</w:t>
      </w:r>
      <w:r w:rsidR="00A229AE" w:rsidRPr="00E23129">
        <w:rPr>
          <w:rFonts w:ascii="Rockwell" w:hAnsi="Rockwell" w:cs="Times New Roman"/>
          <w:b/>
          <w:bCs/>
          <w:color w:val="4472C4" w:themeColor="accent1"/>
          <w:sz w:val="28"/>
          <w:szCs w:val="28"/>
          <w:u w:val="single"/>
        </w:rPr>
        <w:t xml:space="preserve">arget </w:t>
      </w:r>
      <w:r w:rsidRPr="00E23129">
        <w:rPr>
          <w:rFonts w:ascii="Rockwell" w:hAnsi="Rockwell" w:cs="Times New Roman"/>
          <w:b/>
          <w:bCs/>
          <w:color w:val="4472C4" w:themeColor="accent1"/>
          <w:sz w:val="28"/>
          <w:szCs w:val="28"/>
          <w:u w:val="single"/>
        </w:rPr>
        <w:t>A</w:t>
      </w:r>
      <w:r w:rsidR="00A229AE" w:rsidRPr="00E23129">
        <w:rPr>
          <w:rFonts w:ascii="Rockwell" w:hAnsi="Rockwell" w:cs="Times New Roman"/>
          <w:b/>
          <w:bCs/>
          <w:color w:val="4472C4" w:themeColor="accent1"/>
          <w:sz w:val="28"/>
          <w:szCs w:val="28"/>
          <w:u w:val="single"/>
        </w:rPr>
        <w:t>nalysis</w:t>
      </w:r>
    </w:p>
    <w:p w14:paraId="7D4729B9" w14:textId="28B40C68" w:rsidR="00A229AE" w:rsidRPr="00042DAD" w:rsidRDefault="00A229AE">
      <w:pPr>
        <w:rPr>
          <w:rFonts w:ascii="Rockwell" w:hAnsi="Rockwell"/>
          <w:b/>
          <w:bCs/>
          <w:sz w:val="22"/>
          <w:szCs w:val="22"/>
        </w:rPr>
      </w:pPr>
      <w:r w:rsidRPr="00042DAD">
        <w:rPr>
          <w:rFonts w:ascii="Rockwell" w:hAnsi="Rockwell"/>
          <w:noProof/>
          <w:sz w:val="22"/>
          <w:szCs w:val="22"/>
        </w:rPr>
        <w:drawing>
          <wp:inline distT="0" distB="0" distL="0" distR="0" wp14:anchorId="3C625542" wp14:editId="117DA4CA">
            <wp:extent cx="5943600" cy="4220845"/>
            <wp:effectExtent l="0" t="0" r="0" b="8255"/>
            <wp:docPr id="2144504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20845"/>
                    </a:xfrm>
                    <a:prstGeom prst="rect">
                      <a:avLst/>
                    </a:prstGeom>
                    <a:noFill/>
                    <a:ln>
                      <a:noFill/>
                    </a:ln>
                  </pic:spPr>
                </pic:pic>
              </a:graphicData>
            </a:graphic>
          </wp:inline>
        </w:drawing>
      </w:r>
    </w:p>
    <w:p w14:paraId="01961311" w14:textId="408AE152" w:rsidR="00A229AE" w:rsidRPr="00042DAD" w:rsidRDefault="00A229AE" w:rsidP="006477FA">
      <w:pPr>
        <w:jc w:val="both"/>
        <w:rPr>
          <w:rFonts w:ascii="Rockwell" w:hAnsi="Rockwell" w:cs="Times New Roman"/>
          <w:sz w:val="22"/>
          <w:szCs w:val="22"/>
        </w:rPr>
      </w:pPr>
      <w:r w:rsidRPr="00E23129">
        <w:rPr>
          <w:rFonts w:ascii="Rockwell" w:hAnsi="Rockwell" w:cs="Times New Roman"/>
          <w:b/>
          <w:bCs/>
          <w:color w:val="4472C4" w:themeColor="accent1"/>
          <w:sz w:val="22"/>
          <w:szCs w:val="22"/>
          <w:u w:val="single"/>
        </w:rPr>
        <w:t>O</w:t>
      </w:r>
      <w:r w:rsidR="00DA29D2" w:rsidRPr="00E23129">
        <w:rPr>
          <w:rFonts w:ascii="Rockwell" w:hAnsi="Rockwell" w:cs="Times New Roman"/>
          <w:b/>
          <w:bCs/>
          <w:color w:val="4472C4" w:themeColor="accent1"/>
          <w:sz w:val="22"/>
          <w:szCs w:val="22"/>
          <w:u w:val="single"/>
        </w:rPr>
        <w:t>BSERVATIONS</w:t>
      </w:r>
      <w:r w:rsidRPr="00E23129">
        <w:rPr>
          <w:rFonts w:ascii="Rockwell" w:hAnsi="Rockwell" w:cs="Times New Roman"/>
          <w:color w:val="4472C4" w:themeColor="accent1"/>
          <w:sz w:val="22"/>
          <w:szCs w:val="22"/>
          <w:u w:val="single"/>
        </w:rPr>
        <w:t>:</w:t>
      </w:r>
      <w:r w:rsidRPr="00042DAD">
        <w:rPr>
          <w:rFonts w:ascii="Rockwell" w:hAnsi="Rockwell"/>
          <w:sz w:val="22"/>
          <w:szCs w:val="22"/>
        </w:rPr>
        <w:t xml:space="preserve"> </w:t>
      </w:r>
      <w:r w:rsidRPr="00042DAD">
        <w:rPr>
          <w:rFonts w:ascii="Rockwell" w:hAnsi="Rockwell" w:cs="Times New Roman"/>
          <w:sz w:val="22"/>
          <w:szCs w:val="22"/>
        </w:rPr>
        <w:t>I used a boxplot to compare the distribution of account balance between churned and non-churned customers. The plot shows that customers who churned generally have higher account balances compared to those who did not churn</w:t>
      </w:r>
    </w:p>
    <w:p w14:paraId="5F8B2F50" w14:textId="77777777" w:rsidR="00DA29D2" w:rsidRPr="00042DAD" w:rsidRDefault="00A229AE">
      <w:pPr>
        <w:rPr>
          <w:rFonts w:ascii="Rockwell" w:hAnsi="Rockwell" w:cs="Segoe UI"/>
          <w:sz w:val="22"/>
          <w:szCs w:val="22"/>
          <w:shd w:val="clear" w:color="auto" w:fill="FFFFFF"/>
        </w:rPr>
      </w:pPr>
      <w:r w:rsidRPr="00042DAD">
        <w:rPr>
          <w:rFonts w:ascii="Rockwell" w:hAnsi="Rockwell"/>
          <w:b/>
          <w:bCs/>
          <w:noProof/>
          <w:sz w:val="22"/>
          <w:szCs w:val="22"/>
        </w:rPr>
        <w:drawing>
          <wp:inline distT="0" distB="0" distL="0" distR="0" wp14:anchorId="5CBF8DF3" wp14:editId="1FB2CC31">
            <wp:extent cx="5943600" cy="2298700"/>
            <wp:effectExtent l="0" t="0" r="0" b="6350"/>
            <wp:docPr id="155905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51097" name=""/>
                    <pic:cNvPicPr/>
                  </pic:nvPicPr>
                  <pic:blipFill>
                    <a:blip r:embed="rId12"/>
                    <a:stretch>
                      <a:fillRect/>
                    </a:stretch>
                  </pic:blipFill>
                  <pic:spPr>
                    <a:xfrm>
                      <a:off x="0" y="0"/>
                      <a:ext cx="5943600" cy="2298700"/>
                    </a:xfrm>
                    <a:prstGeom prst="rect">
                      <a:avLst/>
                    </a:prstGeom>
                  </pic:spPr>
                </pic:pic>
              </a:graphicData>
            </a:graphic>
          </wp:inline>
        </w:drawing>
      </w:r>
      <w:r w:rsidRPr="00042DAD">
        <w:rPr>
          <w:rFonts w:ascii="Rockwell" w:hAnsi="Rockwell" w:cs="Segoe UI"/>
          <w:sz w:val="22"/>
          <w:szCs w:val="22"/>
          <w:shd w:val="clear" w:color="auto" w:fill="FFFFFF"/>
        </w:rPr>
        <w:t xml:space="preserve"> </w:t>
      </w:r>
    </w:p>
    <w:p w14:paraId="2E19ECC8" w14:textId="341EED76" w:rsidR="00A229AE" w:rsidRPr="00042DAD" w:rsidRDefault="00DA29D2" w:rsidP="006477FA">
      <w:pPr>
        <w:jc w:val="both"/>
        <w:rPr>
          <w:rFonts w:ascii="Rockwell" w:hAnsi="Rockwell"/>
          <w:sz w:val="22"/>
          <w:szCs w:val="22"/>
        </w:rPr>
      </w:pPr>
      <w:r w:rsidRPr="00E23129">
        <w:rPr>
          <w:rFonts w:ascii="Rockwell" w:hAnsi="Rockwell" w:cs="Times New Roman"/>
          <w:b/>
          <w:bCs/>
          <w:color w:val="4472C4" w:themeColor="accent1"/>
          <w:sz w:val="22"/>
          <w:szCs w:val="22"/>
          <w:u w:val="single"/>
        </w:rPr>
        <w:t>OBSERVATIONS</w:t>
      </w:r>
      <w:r w:rsidR="00A229AE" w:rsidRPr="00E23129">
        <w:rPr>
          <w:rFonts w:ascii="Rockwell" w:hAnsi="Rockwell" w:cs="Times New Roman"/>
          <w:b/>
          <w:bCs/>
          <w:color w:val="4472C4" w:themeColor="accent1"/>
          <w:sz w:val="22"/>
          <w:szCs w:val="22"/>
          <w:u w:val="single"/>
        </w:rPr>
        <w:t>:</w:t>
      </w:r>
      <w:r w:rsidR="002C505F" w:rsidRPr="00042DAD">
        <w:rPr>
          <w:rFonts w:ascii="Rockwell" w:hAnsi="Rockwell"/>
          <w:b/>
          <w:bCs/>
          <w:sz w:val="22"/>
          <w:szCs w:val="22"/>
        </w:rPr>
        <w:t xml:space="preserve"> </w:t>
      </w:r>
      <w:r w:rsidR="00A229AE" w:rsidRPr="00042DAD">
        <w:rPr>
          <w:rFonts w:ascii="Rockwell" w:hAnsi="Rockwell" w:cs="Times New Roman"/>
          <w:sz w:val="22"/>
          <w:szCs w:val="22"/>
        </w:rPr>
        <w:t>I divided the balance into different ranges and checked how many customers churn in each range. I found that customers with higher balance are more likely to churn</w:t>
      </w:r>
      <w:r w:rsidR="00A229AE" w:rsidRPr="00042DAD">
        <w:rPr>
          <w:rFonts w:ascii="Rockwell" w:hAnsi="Rockwell"/>
          <w:sz w:val="22"/>
          <w:szCs w:val="22"/>
        </w:rPr>
        <w:t>.</w:t>
      </w:r>
    </w:p>
    <w:p w14:paraId="0A18E097" w14:textId="77777777" w:rsidR="00A229AE" w:rsidRPr="00E23129" w:rsidRDefault="00A229AE" w:rsidP="00A229AE">
      <w:pPr>
        <w:rPr>
          <w:rFonts w:ascii="Rockwell" w:hAnsi="Rockwell"/>
          <w:b/>
          <w:bCs/>
          <w:color w:val="4472C4" w:themeColor="accent1"/>
          <w:sz w:val="28"/>
          <w:szCs w:val="28"/>
          <w:u w:val="single"/>
        </w:rPr>
      </w:pPr>
      <w:r w:rsidRPr="00E23129">
        <w:rPr>
          <w:rFonts w:ascii="Rockwell" w:hAnsi="Rockwell"/>
          <w:b/>
          <w:bCs/>
          <w:color w:val="4472C4" w:themeColor="accent1"/>
          <w:sz w:val="28"/>
          <w:szCs w:val="28"/>
          <w:u w:val="single"/>
        </w:rPr>
        <w:t>AGE DISTRIBUTION BY CHURN</w:t>
      </w:r>
    </w:p>
    <w:p w14:paraId="4C90E1C4" w14:textId="77777777" w:rsidR="00A229AE" w:rsidRPr="00042DAD" w:rsidRDefault="00A229AE">
      <w:pPr>
        <w:rPr>
          <w:rFonts w:ascii="Rockwell" w:hAnsi="Rockwell"/>
          <w:sz w:val="22"/>
          <w:szCs w:val="22"/>
        </w:rPr>
      </w:pPr>
    </w:p>
    <w:p w14:paraId="304E7A74" w14:textId="1845755C" w:rsidR="00A229AE" w:rsidRPr="00042DAD" w:rsidRDefault="00A229AE">
      <w:pPr>
        <w:rPr>
          <w:rFonts w:ascii="Rockwell" w:hAnsi="Rockwell"/>
          <w:sz w:val="22"/>
          <w:szCs w:val="22"/>
        </w:rPr>
      </w:pPr>
      <w:r w:rsidRPr="00042DAD">
        <w:rPr>
          <w:rFonts w:ascii="Rockwell" w:hAnsi="Rockwell"/>
          <w:noProof/>
          <w:sz w:val="22"/>
          <w:szCs w:val="22"/>
        </w:rPr>
        <w:drawing>
          <wp:inline distT="0" distB="0" distL="0" distR="0" wp14:anchorId="15567E1B" wp14:editId="760E6D46">
            <wp:extent cx="5943600" cy="4220845"/>
            <wp:effectExtent l="0" t="0" r="0" b="8255"/>
            <wp:docPr id="199055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20845"/>
                    </a:xfrm>
                    <a:prstGeom prst="rect">
                      <a:avLst/>
                    </a:prstGeom>
                    <a:noFill/>
                    <a:ln>
                      <a:noFill/>
                    </a:ln>
                  </pic:spPr>
                </pic:pic>
              </a:graphicData>
            </a:graphic>
          </wp:inline>
        </w:drawing>
      </w:r>
    </w:p>
    <w:p w14:paraId="194D3F15" w14:textId="0ECC526E" w:rsidR="00A229AE" w:rsidRPr="00042DAD" w:rsidRDefault="00A229AE" w:rsidP="00B52904">
      <w:pPr>
        <w:jc w:val="both"/>
        <w:rPr>
          <w:rFonts w:ascii="Rockwell" w:hAnsi="Rockwell" w:cs="Times New Roman"/>
          <w:sz w:val="22"/>
          <w:szCs w:val="22"/>
        </w:rPr>
      </w:pPr>
      <w:r w:rsidRPr="00E23129">
        <w:rPr>
          <w:rFonts w:ascii="Rockwell" w:hAnsi="Rockwell" w:cs="Times New Roman"/>
          <w:b/>
          <w:bCs/>
          <w:color w:val="4472C4" w:themeColor="accent1"/>
          <w:sz w:val="22"/>
          <w:szCs w:val="22"/>
          <w:u w:val="single"/>
        </w:rPr>
        <w:t>OBSERVATION</w:t>
      </w:r>
      <w:r w:rsidRPr="00E23129">
        <w:rPr>
          <w:rFonts w:ascii="Rockwell" w:hAnsi="Rockwell"/>
          <w:color w:val="4472C4" w:themeColor="accent1"/>
          <w:sz w:val="22"/>
          <w:szCs w:val="22"/>
          <w:u w:val="single"/>
        </w:rPr>
        <w:t>:</w:t>
      </w:r>
      <w:r w:rsidRPr="00E23129">
        <w:rPr>
          <w:rFonts w:ascii="Rockwell" w:hAnsi="Rockwell"/>
          <w:color w:val="4472C4" w:themeColor="accent1"/>
          <w:sz w:val="22"/>
          <w:szCs w:val="22"/>
        </w:rPr>
        <w:t xml:space="preserve"> </w:t>
      </w:r>
      <w:r w:rsidRPr="00042DAD">
        <w:rPr>
          <w:rFonts w:ascii="Rockwell" w:hAnsi="Rockwell" w:cs="Times New Roman"/>
          <w:sz w:val="22"/>
          <w:szCs w:val="22"/>
        </w:rPr>
        <w:t>I used a boxplot to compare the age of customers who churned and those who didn’t. I found that customers who churned are generally older</w:t>
      </w:r>
    </w:p>
    <w:p w14:paraId="020AC349" w14:textId="77777777" w:rsidR="00F31E5C" w:rsidRPr="00042DAD" w:rsidRDefault="00F31E5C">
      <w:pPr>
        <w:rPr>
          <w:rFonts w:ascii="Rockwell" w:hAnsi="Rockwell"/>
          <w:sz w:val="22"/>
          <w:szCs w:val="22"/>
        </w:rPr>
      </w:pPr>
    </w:p>
    <w:p w14:paraId="07AC4EE6" w14:textId="77777777" w:rsidR="00A229AE" w:rsidRPr="00042DAD" w:rsidRDefault="00A229AE">
      <w:pPr>
        <w:rPr>
          <w:rFonts w:ascii="Rockwell" w:hAnsi="Rockwell" w:cs="Segoe UI"/>
          <w:sz w:val="22"/>
          <w:szCs w:val="22"/>
          <w:shd w:val="clear" w:color="auto" w:fill="FFFFFF"/>
        </w:rPr>
      </w:pPr>
      <w:r w:rsidRPr="00042DAD">
        <w:rPr>
          <w:rFonts w:ascii="Rockwell" w:hAnsi="Rockwell"/>
          <w:noProof/>
          <w:sz w:val="22"/>
          <w:szCs w:val="22"/>
        </w:rPr>
        <w:drawing>
          <wp:inline distT="0" distB="0" distL="0" distR="0" wp14:anchorId="1B06C061" wp14:editId="5A5FC937">
            <wp:extent cx="5935980" cy="2103120"/>
            <wp:effectExtent l="0" t="0" r="7620" b="0"/>
            <wp:docPr id="158734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41519" name=""/>
                    <pic:cNvPicPr/>
                  </pic:nvPicPr>
                  <pic:blipFill>
                    <a:blip r:embed="rId14"/>
                    <a:stretch>
                      <a:fillRect/>
                    </a:stretch>
                  </pic:blipFill>
                  <pic:spPr>
                    <a:xfrm>
                      <a:off x="0" y="0"/>
                      <a:ext cx="5935980" cy="2103120"/>
                    </a:xfrm>
                    <a:prstGeom prst="rect">
                      <a:avLst/>
                    </a:prstGeom>
                  </pic:spPr>
                </pic:pic>
              </a:graphicData>
            </a:graphic>
          </wp:inline>
        </w:drawing>
      </w:r>
      <w:r w:rsidRPr="00042DAD">
        <w:rPr>
          <w:rFonts w:ascii="Rockwell" w:hAnsi="Rockwell" w:cs="Segoe UI"/>
          <w:sz w:val="22"/>
          <w:szCs w:val="22"/>
          <w:shd w:val="clear" w:color="auto" w:fill="FFFFFF"/>
        </w:rPr>
        <w:t xml:space="preserve"> </w:t>
      </w:r>
    </w:p>
    <w:p w14:paraId="6DD638CC" w14:textId="785B81DA" w:rsidR="00A229AE" w:rsidRPr="00042DAD" w:rsidRDefault="00A229AE" w:rsidP="00B52904">
      <w:pPr>
        <w:jc w:val="both"/>
        <w:rPr>
          <w:rFonts w:ascii="Rockwell" w:hAnsi="Rockwell" w:cs="Times New Roman"/>
          <w:sz w:val="22"/>
          <w:szCs w:val="22"/>
        </w:rPr>
      </w:pPr>
      <w:r w:rsidRPr="00E23129">
        <w:rPr>
          <w:rFonts w:ascii="Rockwell" w:hAnsi="Rockwell" w:cs="Times New Roman"/>
          <w:b/>
          <w:bCs/>
          <w:color w:val="4472C4" w:themeColor="accent1"/>
          <w:sz w:val="22"/>
          <w:szCs w:val="22"/>
          <w:u w:val="single"/>
        </w:rPr>
        <w:t>OBSERVATION</w:t>
      </w:r>
      <w:r w:rsidRPr="00042DAD">
        <w:rPr>
          <w:rFonts w:ascii="Rockwell" w:hAnsi="Rockwell" w:cs="Times New Roman"/>
          <w:sz w:val="22"/>
          <w:szCs w:val="22"/>
          <w:u w:val="single"/>
        </w:rPr>
        <w:t>:</w:t>
      </w:r>
      <w:r w:rsidRPr="00042DAD">
        <w:rPr>
          <w:rFonts w:ascii="Rockwell" w:hAnsi="Rockwell" w:cs="Times New Roman"/>
          <w:sz w:val="22"/>
          <w:szCs w:val="22"/>
        </w:rPr>
        <w:t xml:space="preserve"> I divided age into different groups and checked churn in each group. I found that older age groups have higher churn. Binning helps us see trends clearly, and here it shows a strong relationship between age and churn</w:t>
      </w:r>
    </w:p>
    <w:p w14:paraId="0DEE5108" w14:textId="25B07CAD" w:rsidR="00A229AE" w:rsidRPr="00042DAD" w:rsidRDefault="00A229AE">
      <w:pPr>
        <w:rPr>
          <w:rFonts w:ascii="Rockwell" w:hAnsi="Rockwell"/>
          <w:sz w:val="22"/>
          <w:szCs w:val="22"/>
        </w:rPr>
      </w:pPr>
    </w:p>
    <w:p w14:paraId="5022892E" w14:textId="0BF0887B" w:rsidR="00A229AE" w:rsidRPr="00E23129" w:rsidRDefault="00B52904">
      <w:pPr>
        <w:rPr>
          <w:rFonts w:ascii="Rockwell" w:hAnsi="Rockwell" w:cs="Times New Roman"/>
          <w:b/>
          <w:bCs/>
          <w:color w:val="4472C4" w:themeColor="accent1"/>
          <w:sz w:val="28"/>
          <w:szCs w:val="28"/>
          <w:u w:val="single"/>
        </w:rPr>
      </w:pPr>
      <w:r w:rsidRPr="00E23129">
        <w:rPr>
          <w:rFonts w:ascii="Rockwell" w:hAnsi="Rockwell"/>
          <w:noProof/>
          <w:color w:val="4472C4" w:themeColor="accent1"/>
          <w:sz w:val="28"/>
          <w:szCs w:val="28"/>
          <w:u w:val="single"/>
        </w:rPr>
        <w:lastRenderedPageBreak/>
        <w:drawing>
          <wp:anchor distT="0" distB="0" distL="114300" distR="114300" simplePos="0" relativeHeight="251663360" behindDoc="0" locked="0" layoutInCell="1" allowOverlap="1" wp14:anchorId="50375159" wp14:editId="37F618BA">
            <wp:simplePos x="0" y="0"/>
            <wp:positionH relativeFrom="margin">
              <wp:posOffset>-22860</wp:posOffset>
            </wp:positionH>
            <wp:positionV relativeFrom="margin">
              <wp:posOffset>5401945</wp:posOffset>
            </wp:positionV>
            <wp:extent cx="5760720" cy="3352800"/>
            <wp:effectExtent l="0" t="0" r="0" b="0"/>
            <wp:wrapSquare wrapText="bothSides"/>
            <wp:docPr id="284394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14:sizeRelV relativeFrom="margin">
              <wp14:pctHeight>0</wp14:pctHeight>
            </wp14:sizeRelV>
          </wp:anchor>
        </w:drawing>
      </w:r>
      <w:r w:rsidR="00F31E5C" w:rsidRPr="00E23129">
        <w:rPr>
          <w:rFonts w:ascii="Rockwell" w:hAnsi="Rockwell" w:cs="Times New Roman"/>
          <w:b/>
          <w:bCs/>
          <w:color w:val="4472C4" w:themeColor="accent1"/>
          <w:sz w:val="28"/>
          <w:szCs w:val="28"/>
          <w:u w:val="single"/>
        </w:rPr>
        <w:t>B</w:t>
      </w:r>
      <w:r w:rsidR="00A229AE" w:rsidRPr="00E23129">
        <w:rPr>
          <w:rFonts w:ascii="Rockwell" w:hAnsi="Rockwell" w:cs="Times New Roman"/>
          <w:b/>
          <w:bCs/>
          <w:color w:val="4472C4" w:themeColor="accent1"/>
          <w:sz w:val="28"/>
          <w:szCs w:val="28"/>
          <w:u w:val="single"/>
        </w:rPr>
        <w:t xml:space="preserve">inary columns vs </w:t>
      </w:r>
      <w:r w:rsidR="00F31E5C" w:rsidRPr="00E23129">
        <w:rPr>
          <w:rFonts w:ascii="Rockwell" w:hAnsi="Rockwell" w:cs="Times New Roman"/>
          <w:b/>
          <w:bCs/>
          <w:color w:val="4472C4" w:themeColor="accent1"/>
          <w:sz w:val="28"/>
          <w:szCs w:val="28"/>
          <w:u w:val="single"/>
        </w:rPr>
        <w:t>T</w:t>
      </w:r>
      <w:r w:rsidR="00A229AE" w:rsidRPr="00E23129">
        <w:rPr>
          <w:rFonts w:ascii="Rockwell" w:hAnsi="Rockwell" w:cs="Times New Roman"/>
          <w:b/>
          <w:bCs/>
          <w:color w:val="4472C4" w:themeColor="accent1"/>
          <w:sz w:val="28"/>
          <w:szCs w:val="28"/>
          <w:u w:val="single"/>
        </w:rPr>
        <w:t>arget variable analysis</w:t>
      </w:r>
    </w:p>
    <w:p w14:paraId="79393B8E" w14:textId="188FFA35" w:rsidR="00A229AE" w:rsidRPr="00042DAD" w:rsidRDefault="00A229AE" w:rsidP="00B52904">
      <w:pPr>
        <w:jc w:val="both"/>
        <w:rPr>
          <w:rFonts w:ascii="Rockwell" w:hAnsi="Rockwell" w:cs="Times New Roman"/>
          <w:sz w:val="22"/>
          <w:szCs w:val="22"/>
        </w:rPr>
      </w:pPr>
      <w:r w:rsidRPr="00E23129">
        <w:rPr>
          <w:rFonts w:ascii="Rockwell" w:hAnsi="Rockwell" w:cs="Times New Roman"/>
          <w:b/>
          <w:bCs/>
          <w:color w:val="4472C4" w:themeColor="accent1"/>
          <w:sz w:val="22"/>
          <w:szCs w:val="22"/>
          <w:u w:val="single"/>
        </w:rPr>
        <w:t>OBSERVATION</w:t>
      </w:r>
      <w:r w:rsidRPr="00E23129">
        <w:rPr>
          <w:rFonts w:ascii="Rockwell" w:hAnsi="Rockwell"/>
          <w:color w:val="4472C4" w:themeColor="accent1"/>
          <w:sz w:val="22"/>
          <w:szCs w:val="22"/>
          <w:u w:val="single"/>
        </w:rPr>
        <w:t>:</w:t>
      </w:r>
      <w:r w:rsidRPr="00E23129">
        <w:rPr>
          <w:rFonts w:ascii="Rockwell" w:hAnsi="Rockwell"/>
          <w:color w:val="4472C4" w:themeColor="accent1"/>
          <w:sz w:val="22"/>
          <w:szCs w:val="22"/>
        </w:rPr>
        <w:t xml:space="preserve"> </w:t>
      </w:r>
      <w:r w:rsidRPr="00042DAD">
        <w:rPr>
          <w:rFonts w:ascii="Rockwell" w:hAnsi="Rockwell" w:cs="Times New Roman"/>
          <w:sz w:val="22"/>
          <w:szCs w:val="22"/>
        </w:rPr>
        <w:t>I used a count plot to compare churn between customers who have a credit card and those who don’t. The result shows that there is no major difference in churn based on credit card ownership.</w:t>
      </w:r>
    </w:p>
    <w:p w14:paraId="5AB82801" w14:textId="77777777" w:rsidR="00F31E5C" w:rsidRPr="00042DAD" w:rsidRDefault="00A229AE">
      <w:pPr>
        <w:rPr>
          <w:rFonts w:ascii="Rockwell" w:hAnsi="Rockwell" w:cs="Segoe UI"/>
          <w:sz w:val="22"/>
          <w:szCs w:val="22"/>
          <w:shd w:val="clear" w:color="auto" w:fill="FFFFFF"/>
        </w:rPr>
      </w:pPr>
      <w:r w:rsidRPr="00042DAD">
        <w:rPr>
          <w:rFonts w:ascii="Rockwell" w:hAnsi="Rockwell"/>
          <w:b/>
          <w:bCs/>
          <w:noProof/>
          <w:sz w:val="22"/>
          <w:szCs w:val="22"/>
        </w:rPr>
        <w:drawing>
          <wp:inline distT="0" distB="0" distL="0" distR="0" wp14:anchorId="7278A13B" wp14:editId="4A2822FC">
            <wp:extent cx="5943600" cy="1762125"/>
            <wp:effectExtent l="0" t="0" r="0" b="9525"/>
            <wp:docPr id="147197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74051" name=""/>
                    <pic:cNvPicPr/>
                  </pic:nvPicPr>
                  <pic:blipFill>
                    <a:blip r:embed="rId16"/>
                    <a:stretch>
                      <a:fillRect/>
                    </a:stretch>
                  </pic:blipFill>
                  <pic:spPr>
                    <a:xfrm>
                      <a:off x="0" y="0"/>
                      <a:ext cx="5943600" cy="1762125"/>
                    </a:xfrm>
                    <a:prstGeom prst="rect">
                      <a:avLst/>
                    </a:prstGeom>
                  </pic:spPr>
                </pic:pic>
              </a:graphicData>
            </a:graphic>
          </wp:inline>
        </w:drawing>
      </w:r>
      <w:r w:rsidRPr="00042DAD">
        <w:rPr>
          <w:rFonts w:ascii="Rockwell" w:hAnsi="Rockwell" w:cs="Segoe UI"/>
          <w:sz w:val="22"/>
          <w:szCs w:val="22"/>
          <w:shd w:val="clear" w:color="auto" w:fill="FFFFFF"/>
        </w:rPr>
        <w:t xml:space="preserve"> </w:t>
      </w:r>
    </w:p>
    <w:p w14:paraId="1F83543E" w14:textId="16DA95F9" w:rsidR="00A229AE" w:rsidRPr="00042DAD" w:rsidRDefault="00A229AE" w:rsidP="00B52904">
      <w:pPr>
        <w:jc w:val="both"/>
        <w:rPr>
          <w:rFonts w:ascii="Rockwell" w:hAnsi="Rockwell" w:cs="Times New Roman"/>
          <w:sz w:val="22"/>
          <w:szCs w:val="22"/>
        </w:rPr>
      </w:pPr>
      <w:r w:rsidRPr="00E23129">
        <w:rPr>
          <w:rFonts w:ascii="Rockwell" w:hAnsi="Rockwell" w:cs="Times New Roman"/>
          <w:b/>
          <w:bCs/>
          <w:color w:val="4472C4" w:themeColor="accent1"/>
          <w:sz w:val="22"/>
          <w:szCs w:val="22"/>
          <w:u w:val="single"/>
        </w:rPr>
        <w:t>OBSERVATIONS</w:t>
      </w:r>
      <w:r w:rsidRPr="00042DAD">
        <w:rPr>
          <w:rFonts w:ascii="Rockwell" w:hAnsi="Rockwell"/>
          <w:sz w:val="22"/>
          <w:szCs w:val="22"/>
        </w:rPr>
        <w:t xml:space="preserve">: </w:t>
      </w:r>
      <w:r w:rsidRPr="00042DAD">
        <w:rPr>
          <w:rFonts w:ascii="Rockwell" w:hAnsi="Rockwell" w:cs="Times New Roman"/>
          <w:sz w:val="22"/>
          <w:szCs w:val="22"/>
        </w:rPr>
        <w:t xml:space="preserve">I used crosstab with normalization to compare churn percentage across credit card ownership. I found that both groups have almost similar churn rates, so credit card ownership does not significantly impact churn </w:t>
      </w:r>
    </w:p>
    <w:p w14:paraId="3DE1B49C" w14:textId="77777777" w:rsidR="00F31E5C" w:rsidRPr="00042DAD" w:rsidRDefault="00F31E5C">
      <w:pPr>
        <w:rPr>
          <w:rFonts w:ascii="Rockwell" w:hAnsi="Rockwell" w:cs="Times New Roman"/>
          <w:sz w:val="22"/>
          <w:szCs w:val="22"/>
        </w:rPr>
      </w:pPr>
    </w:p>
    <w:p w14:paraId="73921CC5" w14:textId="3BD167D0" w:rsidR="00A229AE" w:rsidRPr="00E23129" w:rsidRDefault="00B52904">
      <w:pPr>
        <w:rPr>
          <w:rFonts w:ascii="Rockwell" w:hAnsi="Rockwell" w:cs="Times New Roman"/>
          <w:b/>
          <w:bCs/>
          <w:sz w:val="28"/>
          <w:szCs w:val="28"/>
          <w:u w:val="single"/>
        </w:rPr>
      </w:pPr>
      <w:r w:rsidRPr="00E23129">
        <w:rPr>
          <w:rFonts w:ascii="Rockwell" w:hAnsi="Rockwell"/>
          <w:noProof/>
          <w:color w:val="4472C4" w:themeColor="accent1"/>
          <w:sz w:val="28"/>
          <w:szCs w:val="28"/>
          <w:u w:val="single"/>
        </w:rPr>
        <w:drawing>
          <wp:anchor distT="0" distB="0" distL="114300" distR="114300" simplePos="0" relativeHeight="251665408" behindDoc="0" locked="0" layoutInCell="1" allowOverlap="1" wp14:anchorId="658DF48F" wp14:editId="2039ED7B">
            <wp:simplePos x="0" y="0"/>
            <wp:positionH relativeFrom="margin">
              <wp:posOffset>0</wp:posOffset>
            </wp:positionH>
            <wp:positionV relativeFrom="page">
              <wp:posOffset>5448300</wp:posOffset>
            </wp:positionV>
            <wp:extent cx="5760720" cy="4297680"/>
            <wp:effectExtent l="0" t="0" r="0" b="7620"/>
            <wp:wrapSquare wrapText="bothSides"/>
            <wp:docPr id="2032686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297680"/>
                    </a:xfrm>
                    <a:prstGeom prst="rect">
                      <a:avLst/>
                    </a:prstGeom>
                    <a:noFill/>
                    <a:ln>
                      <a:noFill/>
                    </a:ln>
                  </pic:spPr>
                </pic:pic>
              </a:graphicData>
            </a:graphic>
          </wp:anchor>
        </w:drawing>
      </w:r>
      <w:r w:rsidR="00A229AE" w:rsidRPr="00E23129">
        <w:rPr>
          <w:rFonts w:ascii="Rockwell" w:hAnsi="Rockwell" w:cs="Times New Roman"/>
          <w:b/>
          <w:bCs/>
          <w:color w:val="4472C4" w:themeColor="accent1"/>
          <w:sz w:val="28"/>
          <w:szCs w:val="28"/>
          <w:u w:val="single"/>
        </w:rPr>
        <w:t>Churn by Active Membership</w:t>
      </w:r>
    </w:p>
    <w:p w14:paraId="42EC0D25" w14:textId="1317B949" w:rsidR="00A229AE" w:rsidRPr="00042DAD" w:rsidRDefault="00A229AE" w:rsidP="00B52904">
      <w:pPr>
        <w:jc w:val="both"/>
        <w:rPr>
          <w:rFonts w:ascii="Rockwell" w:hAnsi="Rockwell" w:cs="Times New Roman"/>
          <w:sz w:val="22"/>
          <w:szCs w:val="22"/>
        </w:rPr>
      </w:pPr>
      <w:r w:rsidRPr="00E23129">
        <w:rPr>
          <w:rFonts w:ascii="Rockwell" w:hAnsi="Rockwell" w:cs="Times New Roman"/>
          <w:b/>
          <w:bCs/>
          <w:color w:val="4472C4" w:themeColor="accent1"/>
          <w:sz w:val="22"/>
          <w:szCs w:val="22"/>
          <w:u w:val="single"/>
        </w:rPr>
        <w:t>OBSERVATION</w:t>
      </w:r>
      <w:r w:rsidRPr="00042DAD">
        <w:rPr>
          <w:rFonts w:ascii="Rockwell" w:hAnsi="Rockwell"/>
          <w:sz w:val="22"/>
          <w:szCs w:val="22"/>
        </w:rPr>
        <w:t xml:space="preserve">: </w:t>
      </w:r>
      <w:r w:rsidRPr="00042DAD">
        <w:rPr>
          <w:rFonts w:ascii="Rockwell" w:hAnsi="Rockwell" w:cs="Times New Roman"/>
          <w:sz w:val="22"/>
          <w:szCs w:val="22"/>
        </w:rPr>
        <w:t>I analyzed churn based on active membership and found that inactive customers have a much higher churn rate compared to active customers. This indicates that customer engagement plays an important role in retention.</w:t>
      </w:r>
    </w:p>
    <w:p w14:paraId="08EBD0FB" w14:textId="6A3250BD" w:rsidR="00F31E5C" w:rsidRPr="00042DAD" w:rsidRDefault="00F31E5C">
      <w:pPr>
        <w:rPr>
          <w:rFonts w:ascii="Rockwell" w:hAnsi="Rockwell" w:cs="Times New Roman"/>
          <w:sz w:val="22"/>
          <w:szCs w:val="22"/>
        </w:rPr>
      </w:pPr>
    </w:p>
    <w:p w14:paraId="00CB36CD" w14:textId="522FC83F" w:rsidR="00A229AE" w:rsidRPr="006477FA" w:rsidRDefault="00A229AE">
      <w:pPr>
        <w:rPr>
          <w:rFonts w:ascii="Rockwell" w:hAnsi="Rockwell"/>
          <w:sz w:val="32"/>
          <w:szCs w:val="32"/>
        </w:rPr>
      </w:pPr>
      <w:r w:rsidRPr="006477FA">
        <w:rPr>
          <w:rFonts w:ascii="Rockwell" w:hAnsi="Rockwell"/>
          <w:noProof/>
          <w:sz w:val="32"/>
          <w:szCs w:val="32"/>
        </w:rPr>
        <w:drawing>
          <wp:inline distT="0" distB="0" distL="0" distR="0" wp14:anchorId="0E2209A8" wp14:editId="7FF63330">
            <wp:extent cx="5943600" cy="1592580"/>
            <wp:effectExtent l="0" t="0" r="0" b="7620"/>
            <wp:docPr id="103798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89020" name=""/>
                    <pic:cNvPicPr/>
                  </pic:nvPicPr>
                  <pic:blipFill>
                    <a:blip r:embed="rId18"/>
                    <a:stretch>
                      <a:fillRect/>
                    </a:stretch>
                  </pic:blipFill>
                  <pic:spPr>
                    <a:xfrm>
                      <a:off x="0" y="0"/>
                      <a:ext cx="5943600" cy="1592580"/>
                    </a:xfrm>
                    <a:prstGeom prst="rect">
                      <a:avLst/>
                    </a:prstGeom>
                  </pic:spPr>
                </pic:pic>
              </a:graphicData>
            </a:graphic>
          </wp:inline>
        </w:drawing>
      </w:r>
    </w:p>
    <w:p w14:paraId="2D4EAEE9" w14:textId="77777777" w:rsidR="00F31E5C" w:rsidRPr="00B52904" w:rsidRDefault="00F31E5C" w:rsidP="00B52904">
      <w:pPr>
        <w:spacing w:after="0"/>
        <w:rPr>
          <w:rFonts w:ascii="Rockwell" w:hAnsi="Rockwell" w:cs="Times New Roman"/>
          <w:b/>
          <w:bCs/>
          <w:sz w:val="10"/>
          <w:szCs w:val="10"/>
          <w:u w:val="single"/>
        </w:rPr>
      </w:pPr>
    </w:p>
    <w:p w14:paraId="1CE9DA3A" w14:textId="215AA3E8" w:rsidR="00A229AE" w:rsidRPr="00042DAD" w:rsidRDefault="00A229AE" w:rsidP="00B52904">
      <w:pPr>
        <w:spacing w:after="0"/>
        <w:jc w:val="both"/>
        <w:rPr>
          <w:rFonts w:ascii="Rockwell" w:hAnsi="Rockwell"/>
          <w:sz w:val="22"/>
          <w:szCs w:val="22"/>
        </w:rPr>
      </w:pPr>
      <w:r w:rsidRPr="00E23129">
        <w:rPr>
          <w:rFonts w:ascii="Rockwell" w:hAnsi="Rockwell" w:cs="Times New Roman"/>
          <w:b/>
          <w:bCs/>
          <w:color w:val="4472C4" w:themeColor="accent1"/>
          <w:sz w:val="22"/>
          <w:szCs w:val="22"/>
          <w:u w:val="single"/>
        </w:rPr>
        <w:t>OBSERVATION:</w:t>
      </w:r>
      <w:r w:rsidRPr="00042DAD">
        <w:rPr>
          <w:rFonts w:ascii="Rockwell" w:hAnsi="Rockwell"/>
          <w:sz w:val="22"/>
          <w:szCs w:val="22"/>
        </w:rPr>
        <w:t xml:space="preserve"> </w:t>
      </w:r>
      <w:r w:rsidRPr="00042DAD">
        <w:rPr>
          <w:rFonts w:ascii="Rockwell" w:hAnsi="Rockwell" w:cs="Times New Roman"/>
          <w:sz w:val="22"/>
          <w:szCs w:val="22"/>
        </w:rPr>
        <w:t xml:space="preserve">I compared churn percentage between active and inactive customers. I found that inactive customers have significantly higher churn (27%) compared to active customers </w:t>
      </w:r>
      <w:del w:id="0" w:author="Unknown">
        <w:r w:rsidRPr="00042DAD">
          <w:rPr>
            <w:rFonts w:ascii="Rockwell" w:hAnsi="Rockwell" w:cs="Times New Roman"/>
            <w:sz w:val="22"/>
            <w:szCs w:val="22"/>
          </w:rPr>
          <w:delText>(</w:delText>
        </w:r>
      </w:del>
      <w:r w:rsidRPr="00042DAD">
        <w:rPr>
          <w:rFonts w:ascii="Rockwell" w:hAnsi="Rockwell" w:cs="Times New Roman"/>
          <w:sz w:val="22"/>
          <w:szCs w:val="22"/>
        </w:rPr>
        <w:t>14%). This shows that active membership strongly impacts customer retention</w:t>
      </w:r>
    </w:p>
    <w:p w14:paraId="525DC95E" w14:textId="77777777" w:rsidR="00A229AE" w:rsidRPr="00042DAD" w:rsidRDefault="00A229AE" w:rsidP="00B52904">
      <w:pPr>
        <w:spacing w:after="0" w:line="240" w:lineRule="auto"/>
        <w:rPr>
          <w:rFonts w:ascii="Rockwell" w:hAnsi="Rockwell"/>
          <w:sz w:val="22"/>
          <w:szCs w:val="22"/>
        </w:rPr>
      </w:pPr>
    </w:p>
    <w:p w14:paraId="3F34B08D" w14:textId="391BCD79" w:rsidR="00A229AE" w:rsidRPr="00E23129" w:rsidRDefault="00A229AE" w:rsidP="00B52904">
      <w:pPr>
        <w:pStyle w:val="ListParagraph"/>
        <w:numPr>
          <w:ilvl w:val="0"/>
          <w:numId w:val="39"/>
        </w:numPr>
        <w:ind w:left="0"/>
        <w:rPr>
          <w:rFonts w:ascii="Rockwell" w:hAnsi="Rockwell" w:cs="Times New Roman"/>
          <w:b/>
          <w:bCs/>
          <w:color w:val="4472C4" w:themeColor="accent1"/>
          <w:sz w:val="28"/>
          <w:szCs w:val="28"/>
          <w:u w:val="single"/>
        </w:rPr>
      </w:pPr>
      <w:r w:rsidRPr="00E23129">
        <w:rPr>
          <w:rFonts w:ascii="Rockwell" w:hAnsi="Rockwell" w:cs="Times New Roman"/>
          <w:b/>
          <w:bCs/>
          <w:color w:val="4472C4" w:themeColor="accent1"/>
          <w:sz w:val="28"/>
          <w:szCs w:val="28"/>
          <w:u w:val="single"/>
        </w:rPr>
        <w:t>COLUMN TYPE SEGREGATION</w:t>
      </w:r>
    </w:p>
    <w:p w14:paraId="306B798D" w14:textId="0613C929" w:rsidR="00A229AE" w:rsidRPr="00042DAD" w:rsidRDefault="00B52904" w:rsidP="00B52904">
      <w:pPr>
        <w:jc w:val="both"/>
        <w:rPr>
          <w:rFonts w:ascii="Rockwell" w:hAnsi="Rockwell" w:cs="Times New Roman"/>
          <w:sz w:val="22"/>
          <w:szCs w:val="22"/>
        </w:rPr>
      </w:pPr>
      <w:r w:rsidRPr="00042DAD">
        <w:rPr>
          <w:rFonts w:ascii="Rockwell" w:hAnsi="Rockwell"/>
          <w:noProof/>
          <w:sz w:val="22"/>
          <w:szCs w:val="22"/>
        </w:rPr>
        <w:drawing>
          <wp:anchor distT="0" distB="0" distL="114300" distR="114300" simplePos="0" relativeHeight="251666432" behindDoc="0" locked="0" layoutInCell="1" allowOverlap="1" wp14:anchorId="2DB62A0B" wp14:editId="5DE71374">
            <wp:simplePos x="0" y="0"/>
            <wp:positionH relativeFrom="margin">
              <wp:align>right</wp:align>
            </wp:positionH>
            <wp:positionV relativeFrom="page">
              <wp:posOffset>7414260</wp:posOffset>
            </wp:positionV>
            <wp:extent cx="5943600" cy="2438400"/>
            <wp:effectExtent l="0" t="0" r="0" b="0"/>
            <wp:wrapSquare wrapText="bothSides"/>
            <wp:docPr id="192299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95573"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438400"/>
                    </a:xfrm>
                    <a:prstGeom prst="rect">
                      <a:avLst/>
                    </a:prstGeom>
                  </pic:spPr>
                </pic:pic>
              </a:graphicData>
            </a:graphic>
            <wp14:sizeRelV relativeFrom="margin">
              <wp14:pctHeight>0</wp14:pctHeight>
            </wp14:sizeRelV>
          </wp:anchor>
        </w:drawing>
      </w:r>
      <w:r w:rsidR="00A229AE" w:rsidRPr="00042DAD">
        <w:rPr>
          <w:rFonts w:ascii="Rockwell" w:hAnsi="Rockwell" w:cs="Times New Roman"/>
          <w:sz w:val="22"/>
          <w:szCs w:val="22"/>
        </w:rPr>
        <w:t>I segregated the columns into categorical, binary, and numerical features to apply appropriate preprocessing techniques. Categorical columns like country and gender require encoding, binary columns are already in 0/1 format, and numerical columns can be used for scaling and modeling</w:t>
      </w:r>
    </w:p>
    <w:p w14:paraId="52A8A927" w14:textId="2F6C8CE4" w:rsidR="00A229AE" w:rsidRPr="00042DAD" w:rsidRDefault="00A229AE">
      <w:pPr>
        <w:rPr>
          <w:rFonts w:ascii="Rockwell" w:hAnsi="Rockwell" w:cs="Times New Roman"/>
          <w:sz w:val="22"/>
          <w:szCs w:val="22"/>
        </w:rPr>
      </w:pPr>
      <w:proofErr w:type="gramStart"/>
      <w:r w:rsidRPr="00E23129">
        <w:rPr>
          <w:rFonts w:ascii="Rockwell" w:hAnsi="Rockwell" w:cs="Times New Roman"/>
          <w:b/>
          <w:bCs/>
          <w:color w:val="4472C4" w:themeColor="accent1"/>
          <w:sz w:val="22"/>
          <w:szCs w:val="22"/>
          <w:u w:val="single"/>
        </w:rPr>
        <w:t xml:space="preserve">OBSERVATIONS </w:t>
      </w:r>
      <w:r w:rsidRPr="00E23129">
        <w:rPr>
          <w:rFonts w:ascii="Rockwell" w:hAnsi="Rockwell"/>
          <w:color w:val="4472C4" w:themeColor="accent1"/>
          <w:sz w:val="22"/>
          <w:szCs w:val="22"/>
        </w:rPr>
        <w:t>:</w:t>
      </w:r>
      <w:proofErr w:type="gramEnd"/>
      <w:r w:rsidR="00F31E5C" w:rsidRPr="00E23129">
        <w:rPr>
          <w:rFonts w:ascii="Rockwell" w:hAnsi="Rockwell"/>
          <w:color w:val="4472C4" w:themeColor="accent1"/>
          <w:sz w:val="22"/>
          <w:szCs w:val="22"/>
        </w:rPr>
        <w:t xml:space="preserve"> </w:t>
      </w:r>
      <w:r w:rsidRPr="00042DAD">
        <w:rPr>
          <w:rFonts w:ascii="Rockwell" w:hAnsi="Rockwell" w:cs="Times New Roman"/>
          <w:sz w:val="22"/>
          <w:szCs w:val="22"/>
        </w:rPr>
        <w:t>I printed value counts for categorical columns to understand the distribution of categories. This helps identify dominant categories and check for imbalance</w:t>
      </w:r>
    </w:p>
    <w:p w14:paraId="13EAB4AC" w14:textId="77777777" w:rsidR="00A229AE" w:rsidRPr="00042DAD" w:rsidRDefault="00A229AE">
      <w:pPr>
        <w:rPr>
          <w:rFonts w:ascii="Rockwell" w:hAnsi="Rockwell"/>
          <w:sz w:val="22"/>
          <w:szCs w:val="22"/>
        </w:rPr>
      </w:pPr>
    </w:p>
    <w:p w14:paraId="65106F3E" w14:textId="255528B7" w:rsidR="00A229AE" w:rsidRPr="00E23129" w:rsidRDefault="00F31E5C" w:rsidP="00F31E5C">
      <w:pPr>
        <w:pStyle w:val="ListParagraph"/>
        <w:numPr>
          <w:ilvl w:val="0"/>
          <w:numId w:val="39"/>
        </w:numPr>
        <w:rPr>
          <w:rFonts w:ascii="Rockwell" w:hAnsi="Rockwell" w:cs="Times New Roman"/>
          <w:b/>
          <w:bCs/>
          <w:color w:val="4472C4" w:themeColor="accent1"/>
          <w:sz w:val="28"/>
          <w:szCs w:val="28"/>
          <w:u w:val="single"/>
        </w:rPr>
      </w:pPr>
      <w:r w:rsidRPr="00E23129">
        <w:rPr>
          <w:rFonts w:ascii="Rockwell" w:hAnsi="Rockwell" w:cs="Times New Roman"/>
          <w:b/>
          <w:bCs/>
          <w:color w:val="4472C4" w:themeColor="accent1"/>
          <w:sz w:val="28"/>
          <w:szCs w:val="28"/>
          <w:u w:val="single"/>
        </w:rPr>
        <w:t>F</w:t>
      </w:r>
      <w:r w:rsidR="00A229AE" w:rsidRPr="00E23129">
        <w:rPr>
          <w:rFonts w:ascii="Rockwell" w:hAnsi="Rockwell" w:cs="Times New Roman"/>
          <w:b/>
          <w:bCs/>
          <w:color w:val="4472C4" w:themeColor="accent1"/>
          <w:sz w:val="28"/>
          <w:szCs w:val="28"/>
          <w:u w:val="single"/>
        </w:rPr>
        <w:t xml:space="preserve">eature </w:t>
      </w:r>
      <w:r w:rsidRPr="00E23129">
        <w:rPr>
          <w:rFonts w:ascii="Rockwell" w:hAnsi="Rockwell" w:cs="Times New Roman"/>
          <w:b/>
          <w:bCs/>
          <w:color w:val="4472C4" w:themeColor="accent1"/>
          <w:sz w:val="28"/>
          <w:szCs w:val="28"/>
          <w:u w:val="single"/>
        </w:rPr>
        <w:t>S</w:t>
      </w:r>
      <w:r w:rsidR="00A229AE" w:rsidRPr="00E23129">
        <w:rPr>
          <w:rFonts w:ascii="Rockwell" w:hAnsi="Rockwell" w:cs="Times New Roman"/>
          <w:b/>
          <w:bCs/>
          <w:color w:val="4472C4" w:themeColor="accent1"/>
          <w:sz w:val="28"/>
          <w:szCs w:val="28"/>
          <w:u w:val="single"/>
        </w:rPr>
        <w:t>egregation</w:t>
      </w:r>
    </w:p>
    <w:p w14:paraId="63240224" w14:textId="3D582CCF" w:rsidR="00B52904" w:rsidRPr="00042DAD" w:rsidRDefault="00B52904">
      <w:pPr>
        <w:rPr>
          <w:rFonts w:ascii="Rockwell" w:hAnsi="Rockwell" w:cs="Segoe UI"/>
          <w:sz w:val="22"/>
          <w:szCs w:val="22"/>
          <w:shd w:val="clear" w:color="auto" w:fill="FFFFFF"/>
        </w:rPr>
      </w:pPr>
      <w:r w:rsidRPr="00042DAD">
        <w:rPr>
          <w:rFonts w:ascii="Rockwell" w:hAnsi="Rockwell"/>
          <w:noProof/>
          <w:sz w:val="22"/>
          <w:szCs w:val="22"/>
        </w:rPr>
        <w:lastRenderedPageBreak/>
        <w:drawing>
          <wp:anchor distT="0" distB="0" distL="114300" distR="114300" simplePos="0" relativeHeight="251667456" behindDoc="0" locked="0" layoutInCell="1" allowOverlap="1" wp14:anchorId="67014D1F" wp14:editId="3656C154">
            <wp:simplePos x="0" y="0"/>
            <wp:positionH relativeFrom="margin">
              <wp:posOffset>685800</wp:posOffset>
            </wp:positionH>
            <wp:positionV relativeFrom="margin">
              <wp:posOffset>20410170</wp:posOffset>
            </wp:positionV>
            <wp:extent cx="5250180" cy="4107180"/>
            <wp:effectExtent l="0" t="0" r="7620" b="7620"/>
            <wp:wrapSquare wrapText="bothSides"/>
            <wp:docPr id="20001539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0180" cy="4107180"/>
                    </a:xfrm>
                    <a:prstGeom prst="rect">
                      <a:avLst/>
                    </a:prstGeom>
                    <a:noFill/>
                    <a:ln>
                      <a:noFill/>
                    </a:ln>
                  </pic:spPr>
                </pic:pic>
              </a:graphicData>
            </a:graphic>
          </wp:anchor>
        </w:drawing>
      </w:r>
      <w:r w:rsidR="00A229AE" w:rsidRPr="00042DAD">
        <w:rPr>
          <w:rFonts w:ascii="Rockwell" w:hAnsi="Rockwell"/>
          <w:b/>
          <w:bCs/>
          <w:noProof/>
          <w:sz w:val="22"/>
          <w:szCs w:val="22"/>
        </w:rPr>
        <w:drawing>
          <wp:inline distT="0" distB="0" distL="0" distR="0" wp14:anchorId="051FD9EA" wp14:editId="5AD968DE">
            <wp:extent cx="6073140" cy="1965960"/>
            <wp:effectExtent l="0" t="0" r="3810" b="0"/>
            <wp:docPr id="9231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0484" name=""/>
                    <pic:cNvPicPr/>
                  </pic:nvPicPr>
                  <pic:blipFill>
                    <a:blip r:embed="rId21"/>
                    <a:stretch>
                      <a:fillRect/>
                    </a:stretch>
                  </pic:blipFill>
                  <pic:spPr>
                    <a:xfrm>
                      <a:off x="0" y="0"/>
                      <a:ext cx="6073140" cy="1965960"/>
                    </a:xfrm>
                    <a:prstGeom prst="rect">
                      <a:avLst/>
                    </a:prstGeom>
                  </pic:spPr>
                </pic:pic>
              </a:graphicData>
            </a:graphic>
          </wp:inline>
        </w:drawing>
      </w:r>
      <w:r w:rsidR="00A229AE" w:rsidRPr="00042DAD">
        <w:rPr>
          <w:rFonts w:ascii="Rockwell" w:hAnsi="Rockwell" w:cs="Segoe UI"/>
          <w:sz w:val="22"/>
          <w:szCs w:val="22"/>
          <w:shd w:val="clear" w:color="auto" w:fill="FFFFFF"/>
        </w:rPr>
        <w:t xml:space="preserve"> </w:t>
      </w:r>
    </w:p>
    <w:p w14:paraId="10EC5F3C" w14:textId="18DF773B" w:rsidR="00B52904" w:rsidRPr="00042DAD" w:rsidRDefault="00B52904">
      <w:pPr>
        <w:rPr>
          <w:rFonts w:ascii="Rockwell" w:hAnsi="Rockwell" w:cs="Segoe UI"/>
          <w:sz w:val="22"/>
          <w:szCs w:val="22"/>
          <w:shd w:val="clear" w:color="auto" w:fill="FFFFFF"/>
        </w:rPr>
      </w:pPr>
    </w:p>
    <w:p w14:paraId="21532E54" w14:textId="4F4D9F32" w:rsidR="00A229AE" w:rsidRPr="00E23129" w:rsidRDefault="00E23129" w:rsidP="00E23129">
      <w:pPr>
        <w:rPr>
          <w:rFonts w:ascii="Rockwell" w:hAnsi="Rockwell" w:cs="Segoe UI"/>
          <w:sz w:val="22"/>
          <w:szCs w:val="22"/>
          <w:shd w:val="clear" w:color="auto" w:fill="FFFFFF"/>
        </w:rPr>
      </w:pPr>
      <w:r w:rsidRPr="00042DAD">
        <w:rPr>
          <w:rFonts w:ascii="Rockwell" w:hAnsi="Rockwell"/>
          <w:noProof/>
          <w:sz w:val="22"/>
          <w:szCs w:val="22"/>
        </w:rPr>
        <w:drawing>
          <wp:anchor distT="0" distB="0" distL="114300" distR="114300" simplePos="0" relativeHeight="251668480" behindDoc="0" locked="0" layoutInCell="1" allowOverlap="1" wp14:anchorId="09FEB596" wp14:editId="543D50B2">
            <wp:simplePos x="0" y="0"/>
            <wp:positionH relativeFrom="margin">
              <wp:posOffset>53340</wp:posOffset>
            </wp:positionH>
            <wp:positionV relativeFrom="margin">
              <wp:posOffset>2747010</wp:posOffset>
            </wp:positionV>
            <wp:extent cx="5996940" cy="4671060"/>
            <wp:effectExtent l="0" t="0" r="3810" b="0"/>
            <wp:wrapSquare wrapText="bothSides"/>
            <wp:docPr id="17900203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96940" cy="4671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2904" w:rsidRPr="00042DAD">
        <w:rPr>
          <w:rFonts w:ascii="Rockwell" w:hAnsi="Rockwell" w:cs="Segoe UI"/>
          <w:sz w:val="22"/>
          <w:szCs w:val="22"/>
          <w:shd w:val="clear" w:color="auto" w:fill="FFFFFF"/>
        </w:rPr>
        <w:br w:type="page"/>
      </w:r>
      <w:r w:rsidR="00A229AE" w:rsidRPr="00E23129">
        <w:rPr>
          <w:rFonts w:ascii="Rockwell" w:hAnsi="Rockwell" w:cs="Times New Roman"/>
          <w:b/>
          <w:bCs/>
          <w:color w:val="4472C4" w:themeColor="accent1"/>
          <w:sz w:val="22"/>
          <w:szCs w:val="22"/>
          <w:u w:val="single"/>
        </w:rPr>
        <w:lastRenderedPageBreak/>
        <w:t>OBSERVATIONS</w:t>
      </w:r>
      <w:r w:rsidR="00A229AE" w:rsidRPr="00E23129">
        <w:rPr>
          <w:rFonts w:ascii="Rockwell" w:hAnsi="Rockwell"/>
          <w:color w:val="4472C4" w:themeColor="accent1"/>
          <w:sz w:val="22"/>
          <w:szCs w:val="22"/>
          <w:u w:val="single"/>
        </w:rPr>
        <w:t>:</w:t>
      </w:r>
      <w:r w:rsidR="00A229AE" w:rsidRPr="00E23129">
        <w:rPr>
          <w:rFonts w:ascii="Rockwell" w:hAnsi="Rockwell"/>
          <w:color w:val="4472C4" w:themeColor="accent1"/>
          <w:sz w:val="22"/>
          <w:szCs w:val="22"/>
        </w:rPr>
        <w:t xml:space="preserve"> </w:t>
      </w:r>
      <w:r w:rsidR="00A229AE" w:rsidRPr="00042DAD">
        <w:rPr>
          <w:rFonts w:ascii="Rockwell" w:hAnsi="Rockwell" w:cs="Times New Roman"/>
          <w:sz w:val="22"/>
          <w:szCs w:val="22"/>
        </w:rPr>
        <w:t>I used a loop to create count plots for all categorical variables against churn. This helps analyze how different categories impact customer churn and I found that country has stronger impact than gender.</w:t>
      </w:r>
    </w:p>
    <w:p w14:paraId="2D60991A" w14:textId="77777777" w:rsidR="00A229AE" w:rsidRPr="00042DAD" w:rsidRDefault="00A229AE">
      <w:pPr>
        <w:rPr>
          <w:rFonts w:ascii="Rockwell" w:hAnsi="Rockwell"/>
          <w:sz w:val="22"/>
          <w:szCs w:val="22"/>
        </w:rPr>
      </w:pPr>
    </w:p>
    <w:p w14:paraId="4658C539" w14:textId="2512A7AD" w:rsidR="00A229AE" w:rsidRPr="00042DAD" w:rsidRDefault="00A229AE">
      <w:pPr>
        <w:rPr>
          <w:rFonts w:ascii="Rockwell" w:hAnsi="Rockwell"/>
          <w:sz w:val="22"/>
          <w:szCs w:val="22"/>
        </w:rPr>
      </w:pPr>
      <w:r w:rsidRPr="00042DAD">
        <w:rPr>
          <w:rFonts w:ascii="Rockwell" w:hAnsi="Rockwell"/>
          <w:noProof/>
          <w:sz w:val="22"/>
          <w:szCs w:val="22"/>
        </w:rPr>
        <w:drawing>
          <wp:inline distT="0" distB="0" distL="0" distR="0" wp14:anchorId="57B76553" wp14:editId="2F6C7005">
            <wp:extent cx="6316980" cy="2148840"/>
            <wp:effectExtent l="0" t="0" r="7620" b="3810"/>
            <wp:docPr id="146800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06585" name=""/>
                    <pic:cNvPicPr/>
                  </pic:nvPicPr>
                  <pic:blipFill>
                    <a:blip r:embed="rId23"/>
                    <a:stretch>
                      <a:fillRect/>
                    </a:stretch>
                  </pic:blipFill>
                  <pic:spPr>
                    <a:xfrm>
                      <a:off x="0" y="0"/>
                      <a:ext cx="6316980" cy="2148840"/>
                    </a:xfrm>
                    <a:prstGeom prst="rect">
                      <a:avLst/>
                    </a:prstGeom>
                  </pic:spPr>
                </pic:pic>
              </a:graphicData>
            </a:graphic>
          </wp:inline>
        </w:drawing>
      </w:r>
    </w:p>
    <w:p w14:paraId="09975479" w14:textId="77777777" w:rsidR="00A229AE" w:rsidRPr="00042DAD" w:rsidRDefault="00A229AE" w:rsidP="00A229AE">
      <w:pPr>
        <w:rPr>
          <w:rFonts w:ascii="Rockwell" w:hAnsi="Rockwell" w:cs="Times New Roman"/>
          <w:sz w:val="22"/>
          <w:szCs w:val="22"/>
        </w:rPr>
      </w:pPr>
      <w:r w:rsidRPr="00042DAD">
        <w:rPr>
          <w:rFonts w:ascii="Rockwell" w:hAnsi="Rockwell" w:cs="Times New Roman"/>
          <w:sz w:val="22"/>
          <w:szCs w:val="22"/>
        </w:rPr>
        <w:t>I plotted histograms with KDE for all numerical features to understand their distribution, skewness, and presence of outliers.</w:t>
      </w:r>
    </w:p>
    <w:p w14:paraId="19A2914F" w14:textId="77777777" w:rsidR="00A229AE" w:rsidRPr="00042DAD" w:rsidRDefault="00A229AE">
      <w:pPr>
        <w:rPr>
          <w:rFonts w:ascii="Rockwell" w:hAnsi="Rockwell"/>
          <w:noProof/>
          <w:sz w:val="22"/>
          <w:szCs w:val="22"/>
        </w:rPr>
      </w:pPr>
    </w:p>
    <w:p w14:paraId="0F199DC2" w14:textId="77777777" w:rsidR="00A229AE" w:rsidRPr="00042DAD" w:rsidRDefault="00A229AE" w:rsidP="00A229AE">
      <w:pPr>
        <w:rPr>
          <w:rFonts w:ascii="Rockwell" w:hAnsi="Rockwell"/>
          <w:sz w:val="22"/>
          <w:szCs w:val="22"/>
        </w:rPr>
      </w:pPr>
      <w:r w:rsidRPr="00042DAD">
        <w:rPr>
          <w:rFonts w:ascii="Rockwell" w:hAnsi="Rockwell"/>
          <w:noProof/>
          <w:sz w:val="22"/>
          <w:szCs w:val="22"/>
        </w:rPr>
        <w:drawing>
          <wp:inline distT="0" distB="0" distL="0" distR="0" wp14:anchorId="36968263" wp14:editId="3AF79091">
            <wp:extent cx="5882640" cy="2842260"/>
            <wp:effectExtent l="0" t="0" r="3810" b="0"/>
            <wp:docPr id="1024772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82640" cy="2842260"/>
                    </a:xfrm>
                    <a:prstGeom prst="rect">
                      <a:avLst/>
                    </a:prstGeom>
                    <a:noFill/>
                    <a:ln>
                      <a:noFill/>
                    </a:ln>
                  </pic:spPr>
                </pic:pic>
              </a:graphicData>
            </a:graphic>
          </wp:inline>
        </w:drawing>
      </w:r>
      <w:r w:rsidRPr="00042DAD">
        <w:rPr>
          <w:rFonts w:ascii="Rockwell" w:hAnsi="Rockwell"/>
          <w:sz w:val="22"/>
          <w:szCs w:val="22"/>
        </w:rPr>
        <w:t xml:space="preserve"> </w:t>
      </w:r>
    </w:p>
    <w:p w14:paraId="128B7B14" w14:textId="77777777" w:rsidR="00A229AE" w:rsidRPr="00E23129" w:rsidRDefault="00A229AE" w:rsidP="00B52904">
      <w:pPr>
        <w:spacing w:line="240" w:lineRule="auto"/>
        <w:rPr>
          <w:rFonts w:ascii="Rockwell" w:hAnsi="Rockwell" w:cs="Times New Roman"/>
          <w:b/>
          <w:bCs/>
          <w:color w:val="4472C4" w:themeColor="accent1"/>
          <w:sz w:val="22"/>
          <w:szCs w:val="22"/>
          <w:u w:val="single"/>
        </w:rPr>
      </w:pPr>
      <w:r w:rsidRPr="00E23129">
        <w:rPr>
          <w:rFonts w:ascii="Rockwell" w:hAnsi="Rockwell" w:cs="Times New Roman"/>
          <w:b/>
          <w:bCs/>
          <w:color w:val="4472C4" w:themeColor="accent1"/>
          <w:sz w:val="22"/>
          <w:szCs w:val="22"/>
          <w:u w:val="single"/>
        </w:rPr>
        <w:t>OBSERVATIONS:</w:t>
      </w:r>
    </w:p>
    <w:p w14:paraId="0240CD8E" w14:textId="64C5E19C" w:rsidR="00A229AE" w:rsidRPr="00042DAD" w:rsidRDefault="00A229AE" w:rsidP="00A229AE">
      <w:pPr>
        <w:rPr>
          <w:rFonts w:ascii="Rockwell" w:hAnsi="Rockwell" w:cs="Times New Roman"/>
          <w:sz w:val="22"/>
          <w:szCs w:val="22"/>
        </w:rPr>
      </w:pPr>
      <w:r w:rsidRPr="00042DAD">
        <w:rPr>
          <w:rFonts w:ascii="Rockwell" w:hAnsi="Rockwell" w:cs="Times New Roman"/>
          <w:sz w:val="22"/>
          <w:szCs w:val="22"/>
        </w:rPr>
        <w:t>Distribution almost normal (bell-shaped)</w:t>
      </w:r>
    </w:p>
    <w:p w14:paraId="0B1A7E2E" w14:textId="77777777" w:rsidR="00A229AE" w:rsidRPr="00042DAD" w:rsidRDefault="00A229AE" w:rsidP="00A229AE">
      <w:pPr>
        <w:rPr>
          <w:rFonts w:ascii="Rockwell" w:hAnsi="Rockwell" w:cs="Times New Roman"/>
          <w:sz w:val="22"/>
          <w:szCs w:val="22"/>
        </w:rPr>
      </w:pPr>
      <w:r w:rsidRPr="00042DAD">
        <w:rPr>
          <w:rFonts w:ascii="Rockwell" w:hAnsi="Rockwell" w:cs="Times New Roman"/>
          <w:sz w:val="22"/>
          <w:szCs w:val="22"/>
        </w:rPr>
        <w:t xml:space="preserve">Most values range is 600–700 </w:t>
      </w:r>
    </w:p>
    <w:p w14:paraId="58D6C47C" w14:textId="5AA5968C" w:rsidR="00A229AE" w:rsidRPr="00E23129" w:rsidRDefault="00A229AE">
      <w:pPr>
        <w:rPr>
          <w:rFonts w:ascii="Rockwell" w:hAnsi="Rockwell" w:cs="Times New Roman"/>
          <w:b/>
          <w:bCs/>
          <w:color w:val="4472C4" w:themeColor="accent1"/>
          <w:sz w:val="22"/>
          <w:szCs w:val="22"/>
          <w:u w:val="single"/>
        </w:rPr>
      </w:pPr>
      <w:r w:rsidRPr="00042DAD">
        <w:rPr>
          <w:rFonts w:ascii="Rockwell" w:hAnsi="Rockwell"/>
          <w:noProof/>
          <w:sz w:val="22"/>
          <w:szCs w:val="22"/>
        </w:rPr>
        <w:lastRenderedPageBreak/>
        <w:drawing>
          <wp:inline distT="0" distB="0" distL="0" distR="0" wp14:anchorId="21D73A1B" wp14:editId="3A5D1779">
            <wp:extent cx="5875020" cy="3520440"/>
            <wp:effectExtent l="0" t="0" r="0" b="3810"/>
            <wp:docPr id="3277042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75020" cy="3520440"/>
                    </a:xfrm>
                    <a:prstGeom prst="rect">
                      <a:avLst/>
                    </a:prstGeom>
                    <a:noFill/>
                    <a:ln>
                      <a:noFill/>
                    </a:ln>
                  </pic:spPr>
                </pic:pic>
              </a:graphicData>
            </a:graphic>
          </wp:inline>
        </w:drawing>
      </w:r>
      <w:r w:rsidRPr="00E23129">
        <w:rPr>
          <w:rFonts w:ascii="Rockwell" w:hAnsi="Rockwell" w:cs="Times New Roman"/>
          <w:b/>
          <w:bCs/>
          <w:color w:val="4472C4" w:themeColor="accent1"/>
          <w:sz w:val="22"/>
          <w:szCs w:val="22"/>
          <w:u w:val="single"/>
        </w:rPr>
        <w:t>OBSERVATIONS:</w:t>
      </w:r>
    </w:p>
    <w:p w14:paraId="0ED7A238" w14:textId="77777777" w:rsidR="00A229AE" w:rsidRPr="00042DAD" w:rsidRDefault="00A229AE" w:rsidP="00B52904">
      <w:pPr>
        <w:jc w:val="both"/>
        <w:rPr>
          <w:rFonts w:ascii="Rockwell" w:hAnsi="Rockwell" w:cs="Times New Roman"/>
          <w:sz w:val="22"/>
          <w:szCs w:val="22"/>
        </w:rPr>
      </w:pPr>
      <w:r w:rsidRPr="00042DAD">
        <w:rPr>
          <w:rFonts w:ascii="Rockwell" w:hAnsi="Rockwell" w:cs="Times New Roman"/>
          <w:sz w:val="22"/>
          <w:szCs w:val="22"/>
        </w:rPr>
        <w:t>Right-skewed (positive skew)</w:t>
      </w:r>
    </w:p>
    <w:p w14:paraId="0176E443" w14:textId="77777777" w:rsidR="00A229AE" w:rsidRPr="00042DAD" w:rsidRDefault="00A229AE" w:rsidP="00B52904">
      <w:pPr>
        <w:jc w:val="both"/>
        <w:rPr>
          <w:rFonts w:ascii="Rockwell" w:hAnsi="Rockwell" w:cs="Times New Roman"/>
          <w:sz w:val="22"/>
          <w:szCs w:val="22"/>
        </w:rPr>
      </w:pPr>
      <w:r w:rsidRPr="00042DAD">
        <w:rPr>
          <w:rFonts w:ascii="Rockwell" w:hAnsi="Rockwell" w:cs="Times New Roman"/>
          <w:sz w:val="22"/>
          <w:szCs w:val="22"/>
        </w:rPr>
        <w:t>Young customers are more</w:t>
      </w:r>
    </w:p>
    <w:p w14:paraId="491F8E5E" w14:textId="77777777" w:rsidR="00A229AE" w:rsidRPr="00042DAD" w:rsidRDefault="00A229AE" w:rsidP="00B52904">
      <w:pPr>
        <w:jc w:val="both"/>
        <w:rPr>
          <w:rFonts w:ascii="Rockwell" w:hAnsi="Rockwell" w:cs="Times New Roman"/>
          <w:sz w:val="22"/>
          <w:szCs w:val="22"/>
        </w:rPr>
      </w:pPr>
      <w:r w:rsidRPr="00042DAD">
        <w:rPr>
          <w:rFonts w:ascii="Rockwell" w:hAnsi="Rockwell" w:cs="Times New Roman"/>
          <w:sz w:val="22"/>
          <w:szCs w:val="22"/>
        </w:rPr>
        <w:t>Older customers are less</w:t>
      </w:r>
    </w:p>
    <w:p w14:paraId="0E96778C" w14:textId="37E02F33" w:rsidR="00A229AE" w:rsidRPr="00042DAD" w:rsidRDefault="00A229AE">
      <w:pPr>
        <w:rPr>
          <w:rFonts w:ascii="Rockwell" w:hAnsi="Rockwell"/>
          <w:sz w:val="22"/>
          <w:szCs w:val="22"/>
        </w:rPr>
      </w:pPr>
      <w:r w:rsidRPr="00042DAD">
        <w:rPr>
          <w:rFonts w:ascii="Rockwell" w:hAnsi="Rockwell"/>
          <w:noProof/>
          <w:sz w:val="22"/>
          <w:szCs w:val="22"/>
        </w:rPr>
        <w:drawing>
          <wp:inline distT="0" distB="0" distL="0" distR="0" wp14:anchorId="7225E889" wp14:editId="6010129A">
            <wp:extent cx="5951220" cy="2933700"/>
            <wp:effectExtent l="0" t="0" r="0" b="0"/>
            <wp:docPr id="10436861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51220" cy="2933700"/>
                    </a:xfrm>
                    <a:prstGeom prst="rect">
                      <a:avLst/>
                    </a:prstGeom>
                    <a:noFill/>
                    <a:ln>
                      <a:noFill/>
                    </a:ln>
                  </pic:spPr>
                </pic:pic>
              </a:graphicData>
            </a:graphic>
          </wp:inline>
        </w:drawing>
      </w:r>
    </w:p>
    <w:p w14:paraId="61F558D1" w14:textId="67781F68" w:rsidR="00A229AE" w:rsidRPr="00042DAD" w:rsidRDefault="00A229AE" w:rsidP="00B52904">
      <w:pPr>
        <w:spacing w:after="0" w:line="240" w:lineRule="auto"/>
        <w:rPr>
          <w:rFonts w:ascii="Rockwell" w:hAnsi="Rockwell" w:cs="Times New Roman"/>
          <w:b/>
          <w:bCs/>
          <w:sz w:val="22"/>
          <w:szCs w:val="22"/>
          <w:u w:val="single"/>
        </w:rPr>
      </w:pPr>
      <w:r w:rsidRPr="00E23129">
        <w:rPr>
          <w:rFonts w:ascii="Rockwell" w:hAnsi="Rockwell" w:cs="Times New Roman"/>
          <w:b/>
          <w:bCs/>
          <w:color w:val="4472C4" w:themeColor="accent1"/>
          <w:sz w:val="22"/>
          <w:szCs w:val="22"/>
          <w:u w:val="single"/>
        </w:rPr>
        <w:t>OBSERVATIONS</w:t>
      </w:r>
      <w:r w:rsidRPr="00042DAD">
        <w:rPr>
          <w:rFonts w:ascii="Rockwell" w:hAnsi="Rockwell" w:cs="Times New Roman"/>
          <w:b/>
          <w:bCs/>
          <w:sz w:val="22"/>
          <w:szCs w:val="22"/>
          <w:u w:val="single"/>
        </w:rPr>
        <w:t>:</w:t>
      </w:r>
    </w:p>
    <w:p w14:paraId="6347AB10" w14:textId="2837CB7C" w:rsidR="00A229AE" w:rsidRPr="00042DAD" w:rsidRDefault="00A229AE" w:rsidP="00B52904">
      <w:pPr>
        <w:spacing w:after="0" w:line="240" w:lineRule="auto"/>
        <w:rPr>
          <w:rFonts w:ascii="Rockwell" w:hAnsi="Rockwell" w:cs="Times New Roman"/>
          <w:sz w:val="22"/>
          <w:szCs w:val="22"/>
        </w:rPr>
      </w:pPr>
      <w:r w:rsidRPr="00042DAD">
        <w:rPr>
          <w:rFonts w:ascii="Rockwell" w:hAnsi="Rockwell" w:cs="Times New Roman"/>
          <w:sz w:val="22"/>
          <w:szCs w:val="22"/>
        </w:rPr>
        <w:t>Uniform distribution (0–10 years</w:t>
      </w:r>
      <w:proofErr w:type="gramStart"/>
      <w:r w:rsidRPr="00042DAD">
        <w:rPr>
          <w:rFonts w:ascii="Rockwell" w:hAnsi="Rockwell" w:cs="Times New Roman"/>
          <w:sz w:val="22"/>
          <w:szCs w:val="22"/>
        </w:rPr>
        <w:t>)</w:t>
      </w:r>
      <w:r w:rsidR="00F31E5C" w:rsidRPr="00042DAD">
        <w:rPr>
          <w:rFonts w:ascii="Rockwell" w:hAnsi="Rockwell" w:cs="Times New Roman"/>
          <w:sz w:val="22"/>
          <w:szCs w:val="22"/>
        </w:rPr>
        <w:t xml:space="preserve"> ,</w:t>
      </w:r>
      <w:r w:rsidRPr="00042DAD">
        <w:rPr>
          <w:rFonts w:ascii="Rockwell" w:hAnsi="Rockwell" w:cs="Times New Roman"/>
          <w:sz w:val="22"/>
          <w:szCs w:val="22"/>
        </w:rPr>
        <w:t>in</w:t>
      </w:r>
      <w:proofErr w:type="gramEnd"/>
      <w:r w:rsidRPr="00042DAD">
        <w:rPr>
          <w:rFonts w:ascii="Rockwell" w:hAnsi="Rockwell" w:cs="Times New Roman"/>
          <w:sz w:val="22"/>
          <w:szCs w:val="22"/>
        </w:rPr>
        <w:t xml:space="preserve"> </w:t>
      </w:r>
      <w:proofErr w:type="gramStart"/>
      <w:r w:rsidRPr="00042DAD">
        <w:rPr>
          <w:rFonts w:ascii="Rockwell" w:hAnsi="Rockwell" w:cs="Times New Roman"/>
          <w:sz w:val="22"/>
          <w:szCs w:val="22"/>
        </w:rPr>
        <w:t>every</w:t>
      </w:r>
      <w:proofErr w:type="gramEnd"/>
      <w:r w:rsidRPr="00042DAD">
        <w:rPr>
          <w:rFonts w:ascii="Rockwell" w:hAnsi="Rockwell" w:cs="Times New Roman"/>
          <w:sz w:val="22"/>
          <w:szCs w:val="22"/>
        </w:rPr>
        <w:t xml:space="preserve"> range customers are almost equal </w:t>
      </w:r>
    </w:p>
    <w:p w14:paraId="047F097F" w14:textId="1A828B41" w:rsidR="00A229AE" w:rsidRPr="00042DAD" w:rsidRDefault="00A229AE">
      <w:pPr>
        <w:rPr>
          <w:rFonts w:ascii="Rockwell" w:hAnsi="Rockwell"/>
          <w:sz w:val="22"/>
          <w:szCs w:val="22"/>
        </w:rPr>
      </w:pPr>
      <w:r w:rsidRPr="00042DAD">
        <w:rPr>
          <w:rFonts w:ascii="Rockwell" w:hAnsi="Rockwell"/>
          <w:noProof/>
          <w:sz w:val="22"/>
          <w:szCs w:val="22"/>
        </w:rPr>
        <w:lastRenderedPageBreak/>
        <w:drawing>
          <wp:inline distT="0" distB="0" distL="0" distR="0" wp14:anchorId="4C81BDE7" wp14:editId="384A308C">
            <wp:extent cx="5745480" cy="2834640"/>
            <wp:effectExtent l="0" t="0" r="7620" b="3810"/>
            <wp:docPr id="7093606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5480" cy="2834640"/>
                    </a:xfrm>
                    <a:prstGeom prst="rect">
                      <a:avLst/>
                    </a:prstGeom>
                    <a:noFill/>
                    <a:ln>
                      <a:noFill/>
                    </a:ln>
                  </pic:spPr>
                </pic:pic>
              </a:graphicData>
            </a:graphic>
          </wp:inline>
        </w:drawing>
      </w:r>
    </w:p>
    <w:p w14:paraId="55DFB232" w14:textId="60250199" w:rsidR="00A229AE" w:rsidRPr="00E23129" w:rsidRDefault="00A229AE">
      <w:pPr>
        <w:rPr>
          <w:rFonts w:ascii="Rockwell" w:hAnsi="Rockwell" w:cs="Times New Roman"/>
          <w:b/>
          <w:bCs/>
          <w:color w:val="4472C4" w:themeColor="accent1"/>
          <w:sz w:val="22"/>
          <w:szCs w:val="22"/>
          <w:u w:val="single"/>
        </w:rPr>
      </w:pPr>
      <w:r w:rsidRPr="00E23129">
        <w:rPr>
          <w:rFonts w:ascii="Rockwell" w:hAnsi="Rockwell" w:cs="Times New Roman"/>
          <w:b/>
          <w:bCs/>
          <w:color w:val="4472C4" w:themeColor="accent1"/>
          <w:sz w:val="22"/>
          <w:szCs w:val="22"/>
          <w:u w:val="single"/>
        </w:rPr>
        <w:t>OBSERVATIONS:</w:t>
      </w:r>
    </w:p>
    <w:p w14:paraId="499B612D" w14:textId="713676F8" w:rsidR="00A229AE" w:rsidRPr="00042DAD" w:rsidRDefault="00A229AE" w:rsidP="00A229AE">
      <w:pPr>
        <w:rPr>
          <w:rFonts w:ascii="Rockwell" w:hAnsi="Rockwell"/>
          <w:sz w:val="22"/>
          <w:szCs w:val="22"/>
        </w:rPr>
      </w:pPr>
      <w:r w:rsidRPr="00042DAD">
        <w:rPr>
          <w:rFonts w:ascii="Rockwell" w:hAnsi="Rockwell"/>
          <w:sz w:val="22"/>
          <w:szCs w:val="22"/>
        </w:rPr>
        <w:t xml:space="preserve">Highly </w:t>
      </w:r>
      <w:proofErr w:type="gramStart"/>
      <w:r w:rsidRPr="00042DAD">
        <w:rPr>
          <w:rFonts w:ascii="Rockwell" w:hAnsi="Rockwell"/>
          <w:sz w:val="22"/>
          <w:szCs w:val="22"/>
        </w:rPr>
        <w:t>skewed</w:t>
      </w:r>
      <w:r w:rsidR="00F31E5C" w:rsidRPr="00042DAD">
        <w:rPr>
          <w:rFonts w:ascii="Rockwell" w:hAnsi="Rockwell"/>
          <w:sz w:val="22"/>
          <w:szCs w:val="22"/>
        </w:rPr>
        <w:t xml:space="preserve"> ,</w:t>
      </w:r>
      <w:proofErr w:type="gramEnd"/>
      <w:r w:rsidR="00F31E5C" w:rsidRPr="00042DAD">
        <w:rPr>
          <w:rFonts w:ascii="Rockwell" w:hAnsi="Rockwell"/>
          <w:sz w:val="22"/>
          <w:szCs w:val="22"/>
        </w:rPr>
        <w:t xml:space="preserve"> </w:t>
      </w:r>
      <w:r w:rsidRPr="00042DAD">
        <w:rPr>
          <w:rFonts w:ascii="Rockwell" w:hAnsi="Rockwell"/>
          <w:sz w:val="22"/>
          <w:szCs w:val="22"/>
        </w:rPr>
        <w:t>many customers having zero balance</w:t>
      </w:r>
    </w:p>
    <w:p w14:paraId="57F4CC6D" w14:textId="77777777" w:rsidR="00A229AE" w:rsidRPr="00042DAD" w:rsidRDefault="00A229AE">
      <w:pPr>
        <w:rPr>
          <w:rFonts w:ascii="Rockwell" w:hAnsi="Rockwell"/>
          <w:sz w:val="22"/>
          <w:szCs w:val="22"/>
        </w:rPr>
      </w:pPr>
    </w:p>
    <w:p w14:paraId="436B5AC5" w14:textId="2423FB39" w:rsidR="00A229AE" w:rsidRPr="00042DAD" w:rsidRDefault="00A229AE">
      <w:pPr>
        <w:rPr>
          <w:rFonts w:ascii="Rockwell" w:hAnsi="Rockwell"/>
          <w:sz w:val="22"/>
          <w:szCs w:val="22"/>
        </w:rPr>
      </w:pPr>
      <w:r w:rsidRPr="00042DAD">
        <w:rPr>
          <w:rFonts w:ascii="Rockwell" w:hAnsi="Rockwell"/>
          <w:noProof/>
          <w:sz w:val="22"/>
          <w:szCs w:val="22"/>
        </w:rPr>
        <w:drawing>
          <wp:inline distT="0" distB="0" distL="0" distR="0" wp14:anchorId="4D1F6079" wp14:editId="51B69770">
            <wp:extent cx="5935980" cy="2842260"/>
            <wp:effectExtent l="0" t="0" r="7620" b="0"/>
            <wp:docPr id="793054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5980" cy="2842260"/>
                    </a:xfrm>
                    <a:prstGeom prst="rect">
                      <a:avLst/>
                    </a:prstGeom>
                    <a:noFill/>
                    <a:ln>
                      <a:noFill/>
                    </a:ln>
                  </pic:spPr>
                </pic:pic>
              </a:graphicData>
            </a:graphic>
          </wp:inline>
        </w:drawing>
      </w:r>
    </w:p>
    <w:p w14:paraId="1798C312" w14:textId="11D7A6D1" w:rsidR="00A229AE" w:rsidRPr="00E23129" w:rsidRDefault="00A229AE">
      <w:pPr>
        <w:rPr>
          <w:rFonts w:ascii="Rockwell" w:hAnsi="Rockwell" w:cs="Times New Roman"/>
          <w:b/>
          <w:bCs/>
          <w:color w:val="4472C4" w:themeColor="accent1"/>
          <w:sz w:val="22"/>
          <w:szCs w:val="22"/>
          <w:u w:val="single"/>
        </w:rPr>
      </w:pPr>
      <w:r w:rsidRPr="00E23129">
        <w:rPr>
          <w:rFonts w:ascii="Rockwell" w:hAnsi="Rockwell" w:cs="Times New Roman"/>
          <w:b/>
          <w:bCs/>
          <w:color w:val="4472C4" w:themeColor="accent1"/>
          <w:sz w:val="22"/>
          <w:szCs w:val="22"/>
          <w:u w:val="single"/>
        </w:rPr>
        <w:t>OBSERVATIONS:</w:t>
      </w:r>
    </w:p>
    <w:p w14:paraId="58BDBB41" w14:textId="77777777" w:rsidR="00A229AE" w:rsidRPr="00042DAD" w:rsidRDefault="00A229AE" w:rsidP="00A229AE">
      <w:pPr>
        <w:rPr>
          <w:rFonts w:ascii="Rockwell" w:hAnsi="Rockwell" w:cs="Times New Roman"/>
          <w:sz w:val="22"/>
          <w:szCs w:val="22"/>
        </w:rPr>
      </w:pPr>
      <w:r w:rsidRPr="00042DAD">
        <w:rPr>
          <w:rFonts w:ascii="Rockwell" w:hAnsi="Rockwell" w:cs="Times New Roman"/>
          <w:sz w:val="22"/>
          <w:szCs w:val="22"/>
        </w:rPr>
        <w:t>Discrete distribution</w:t>
      </w:r>
    </w:p>
    <w:p w14:paraId="01C58209" w14:textId="77777777" w:rsidR="00A229AE" w:rsidRPr="00042DAD" w:rsidRDefault="00A229AE" w:rsidP="00A229AE">
      <w:pPr>
        <w:rPr>
          <w:rFonts w:ascii="Rockwell" w:hAnsi="Rockwell" w:cs="Times New Roman"/>
          <w:sz w:val="22"/>
          <w:szCs w:val="22"/>
        </w:rPr>
      </w:pPr>
      <w:r w:rsidRPr="00042DAD">
        <w:rPr>
          <w:rFonts w:ascii="Rockwell" w:hAnsi="Rockwell" w:cs="Times New Roman"/>
          <w:sz w:val="22"/>
          <w:szCs w:val="22"/>
        </w:rPr>
        <w:t xml:space="preserve">Most customers </w:t>
      </w:r>
      <w:r w:rsidRPr="00042DAD">
        <w:rPr>
          <w:rFonts w:ascii="Times New Roman" w:hAnsi="Times New Roman" w:cs="Times New Roman"/>
          <w:sz w:val="22"/>
          <w:szCs w:val="22"/>
        </w:rPr>
        <w:t>→</w:t>
      </w:r>
      <w:r w:rsidRPr="00042DAD">
        <w:rPr>
          <w:rFonts w:ascii="Rockwell" w:hAnsi="Rockwell" w:cs="Times New Roman"/>
          <w:sz w:val="22"/>
          <w:szCs w:val="22"/>
        </w:rPr>
        <w:t xml:space="preserve"> 1 or 2 products</w:t>
      </w:r>
    </w:p>
    <w:p w14:paraId="111A4972" w14:textId="77777777" w:rsidR="00A229AE" w:rsidRPr="00042DAD" w:rsidRDefault="00A229AE" w:rsidP="00A229AE">
      <w:pPr>
        <w:rPr>
          <w:rFonts w:ascii="Rockwell" w:hAnsi="Rockwell"/>
          <w:sz w:val="22"/>
          <w:szCs w:val="22"/>
        </w:rPr>
      </w:pPr>
    </w:p>
    <w:p w14:paraId="173B4B20" w14:textId="77777777" w:rsidR="00A229AE" w:rsidRPr="00042DAD" w:rsidRDefault="00A229AE">
      <w:pPr>
        <w:rPr>
          <w:rFonts w:ascii="Rockwell" w:hAnsi="Rockwell"/>
          <w:sz w:val="22"/>
          <w:szCs w:val="22"/>
        </w:rPr>
      </w:pPr>
    </w:p>
    <w:p w14:paraId="78588644" w14:textId="59B8EF00" w:rsidR="00A229AE" w:rsidRPr="006477FA" w:rsidRDefault="00A229AE">
      <w:pPr>
        <w:rPr>
          <w:rFonts w:ascii="Rockwell" w:hAnsi="Rockwell"/>
          <w:sz w:val="32"/>
          <w:szCs w:val="32"/>
        </w:rPr>
      </w:pPr>
      <w:r w:rsidRPr="006477FA">
        <w:rPr>
          <w:rFonts w:ascii="Rockwell" w:hAnsi="Rockwell"/>
          <w:noProof/>
        </w:rPr>
        <w:lastRenderedPageBreak/>
        <w:drawing>
          <wp:inline distT="0" distB="0" distL="0" distR="0" wp14:anchorId="3537F7B2" wp14:editId="16C23E61">
            <wp:extent cx="5814060" cy="2842260"/>
            <wp:effectExtent l="0" t="0" r="0" b="0"/>
            <wp:docPr id="12972921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14060" cy="2842260"/>
                    </a:xfrm>
                    <a:prstGeom prst="rect">
                      <a:avLst/>
                    </a:prstGeom>
                    <a:noFill/>
                    <a:ln>
                      <a:noFill/>
                    </a:ln>
                  </pic:spPr>
                </pic:pic>
              </a:graphicData>
            </a:graphic>
          </wp:inline>
        </w:drawing>
      </w:r>
    </w:p>
    <w:p w14:paraId="37F66345" w14:textId="77777777" w:rsidR="00A229AE" w:rsidRPr="00E23129" w:rsidRDefault="00A229AE" w:rsidP="00A229AE">
      <w:pPr>
        <w:rPr>
          <w:rFonts w:ascii="Rockwell" w:hAnsi="Rockwell" w:cs="Times New Roman"/>
          <w:b/>
          <w:bCs/>
          <w:color w:val="4472C4" w:themeColor="accent1"/>
          <w:sz w:val="22"/>
          <w:szCs w:val="22"/>
          <w:u w:val="single"/>
        </w:rPr>
      </w:pPr>
      <w:r w:rsidRPr="00E23129">
        <w:rPr>
          <w:rFonts w:ascii="Rockwell" w:hAnsi="Rockwell" w:cs="Times New Roman"/>
          <w:b/>
          <w:bCs/>
          <w:color w:val="4472C4" w:themeColor="accent1"/>
          <w:sz w:val="22"/>
          <w:szCs w:val="22"/>
          <w:u w:val="single"/>
        </w:rPr>
        <w:t>OBSERVATIONS:</w:t>
      </w:r>
    </w:p>
    <w:p w14:paraId="458322A4" w14:textId="77777777" w:rsidR="00A229AE" w:rsidRPr="00042DAD" w:rsidRDefault="00A229AE" w:rsidP="00A229AE">
      <w:pPr>
        <w:rPr>
          <w:rFonts w:ascii="Rockwell" w:hAnsi="Rockwell" w:cs="Times New Roman"/>
          <w:sz w:val="22"/>
          <w:szCs w:val="22"/>
        </w:rPr>
      </w:pPr>
      <w:r w:rsidRPr="00042DAD">
        <w:rPr>
          <w:rFonts w:ascii="Rockwell" w:hAnsi="Rockwell" w:cs="Times New Roman"/>
          <w:sz w:val="22"/>
          <w:szCs w:val="22"/>
        </w:rPr>
        <w:t>Uniform distribution</w:t>
      </w:r>
    </w:p>
    <w:p w14:paraId="52D4B5E2" w14:textId="77777777" w:rsidR="00A229AE" w:rsidRPr="00042DAD" w:rsidRDefault="00A229AE" w:rsidP="00A229AE">
      <w:pPr>
        <w:rPr>
          <w:rFonts w:ascii="Rockwell" w:hAnsi="Rockwell" w:cs="Times New Roman"/>
          <w:sz w:val="22"/>
          <w:szCs w:val="22"/>
        </w:rPr>
      </w:pPr>
      <w:r w:rsidRPr="00042DAD">
        <w:rPr>
          <w:rFonts w:ascii="Rockwell" w:hAnsi="Rockwell" w:cs="Times New Roman"/>
          <w:sz w:val="22"/>
          <w:szCs w:val="22"/>
        </w:rPr>
        <w:t>Salary spread evenly</w:t>
      </w:r>
    </w:p>
    <w:p w14:paraId="42E2C414" w14:textId="77777777" w:rsidR="000473D5" w:rsidRPr="00042DAD" w:rsidRDefault="000473D5" w:rsidP="00A229AE">
      <w:pPr>
        <w:rPr>
          <w:rFonts w:ascii="Rockwell" w:hAnsi="Rockwell"/>
          <w:sz w:val="22"/>
          <w:szCs w:val="22"/>
        </w:rPr>
      </w:pPr>
    </w:p>
    <w:p w14:paraId="752A5215" w14:textId="560B69CE" w:rsidR="000473D5" w:rsidRPr="00042DAD" w:rsidRDefault="000473D5" w:rsidP="00A229AE">
      <w:pPr>
        <w:rPr>
          <w:rFonts w:ascii="Rockwell" w:hAnsi="Rockwell"/>
          <w:sz w:val="22"/>
          <w:szCs w:val="22"/>
        </w:rPr>
      </w:pPr>
      <w:r w:rsidRPr="00042DAD">
        <w:rPr>
          <w:rFonts w:ascii="Rockwell" w:hAnsi="Rockwell"/>
          <w:noProof/>
          <w:sz w:val="22"/>
          <w:szCs w:val="22"/>
        </w:rPr>
        <w:drawing>
          <wp:inline distT="0" distB="0" distL="0" distR="0" wp14:anchorId="0EE6EE16" wp14:editId="3F24C85C">
            <wp:extent cx="5943600" cy="1399540"/>
            <wp:effectExtent l="0" t="0" r="0" b="0"/>
            <wp:docPr id="14559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5449" name=""/>
                    <pic:cNvPicPr/>
                  </pic:nvPicPr>
                  <pic:blipFill>
                    <a:blip r:embed="rId30"/>
                    <a:stretch>
                      <a:fillRect/>
                    </a:stretch>
                  </pic:blipFill>
                  <pic:spPr>
                    <a:xfrm>
                      <a:off x="0" y="0"/>
                      <a:ext cx="5943600" cy="1399540"/>
                    </a:xfrm>
                    <a:prstGeom prst="rect">
                      <a:avLst/>
                    </a:prstGeom>
                  </pic:spPr>
                </pic:pic>
              </a:graphicData>
            </a:graphic>
          </wp:inline>
        </w:drawing>
      </w:r>
    </w:p>
    <w:p w14:paraId="506FEC26" w14:textId="77777777" w:rsidR="00A229AE" w:rsidRPr="00042DAD" w:rsidRDefault="00A229AE" w:rsidP="00A229AE">
      <w:pPr>
        <w:rPr>
          <w:rFonts w:ascii="Rockwell" w:hAnsi="Rockwell"/>
          <w:sz w:val="22"/>
          <w:szCs w:val="22"/>
        </w:rPr>
      </w:pPr>
    </w:p>
    <w:p w14:paraId="70125DBC" w14:textId="7012FE63" w:rsidR="002C505F" w:rsidRPr="00042DAD" w:rsidRDefault="002C505F" w:rsidP="00B52904">
      <w:pPr>
        <w:jc w:val="both"/>
        <w:rPr>
          <w:rFonts w:ascii="Rockwell" w:hAnsi="Rockwell" w:cs="Times New Roman"/>
          <w:sz w:val="22"/>
          <w:szCs w:val="22"/>
        </w:rPr>
      </w:pPr>
      <w:r w:rsidRPr="00042DAD">
        <w:rPr>
          <w:rFonts w:ascii="Rockwell" w:hAnsi="Rockwell"/>
          <w:noProof/>
          <w:sz w:val="22"/>
          <w:szCs w:val="22"/>
        </w:rPr>
        <w:lastRenderedPageBreak/>
        <w:drawing>
          <wp:inline distT="0" distB="0" distL="0" distR="0" wp14:anchorId="6EC61416" wp14:editId="0E854D99">
            <wp:extent cx="5173980" cy="3916680"/>
            <wp:effectExtent l="0" t="0" r="7620" b="7620"/>
            <wp:docPr id="6821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73980" cy="3916680"/>
                    </a:xfrm>
                    <a:prstGeom prst="rect">
                      <a:avLst/>
                    </a:prstGeom>
                    <a:noFill/>
                    <a:ln>
                      <a:noFill/>
                    </a:ln>
                  </pic:spPr>
                </pic:pic>
              </a:graphicData>
            </a:graphic>
          </wp:inline>
        </w:drawing>
      </w:r>
      <w:r w:rsidRPr="00042DAD">
        <w:rPr>
          <w:rFonts w:ascii="Rockwell" w:hAnsi="Rockwell"/>
          <w:noProof/>
          <w:sz w:val="22"/>
          <w:szCs w:val="22"/>
        </w:rPr>
        <w:drawing>
          <wp:inline distT="0" distB="0" distL="0" distR="0" wp14:anchorId="4A6E51A6" wp14:editId="34C12AAC">
            <wp:extent cx="5105400" cy="3916680"/>
            <wp:effectExtent l="0" t="0" r="0" b="7620"/>
            <wp:docPr id="172304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916680"/>
                    </a:xfrm>
                    <a:prstGeom prst="rect">
                      <a:avLst/>
                    </a:prstGeom>
                    <a:noFill/>
                    <a:ln>
                      <a:noFill/>
                    </a:ln>
                  </pic:spPr>
                </pic:pic>
              </a:graphicData>
            </a:graphic>
          </wp:inline>
        </w:drawing>
      </w:r>
      <w:r w:rsidRPr="00042DAD">
        <w:rPr>
          <w:rFonts w:ascii="Rockwell" w:hAnsi="Rockwell"/>
          <w:noProof/>
          <w:sz w:val="22"/>
          <w:szCs w:val="22"/>
        </w:rPr>
        <w:lastRenderedPageBreak/>
        <w:drawing>
          <wp:inline distT="0" distB="0" distL="0" distR="0" wp14:anchorId="2D155960" wp14:editId="6CED6C2D">
            <wp:extent cx="5105400" cy="3916680"/>
            <wp:effectExtent l="0" t="0" r="0" b="7620"/>
            <wp:docPr id="1467410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3916680"/>
                    </a:xfrm>
                    <a:prstGeom prst="rect">
                      <a:avLst/>
                    </a:prstGeom>
                    <a:noFill/>
                    <a:ln>
                      <a:noFill/>
                    </a:ln>
                  </pic:spPr>
                </pic:pic>
              </a:graphicData>
            </a:graphic>
          </wp:inline>
        </w:drawing>
      </w:r>
      <w:r w:rsidRPr="00042DAD">
        <w:rPr>
          <w:rFonts w:ascii="Rockwell" w:hAnsi="Rockwell"/>
          <w:noProof/>
          <w:sz w:val="22"/>
          <w:szCs w:val="22"/>
        </w:rPr>
        <w:drawing>
          <wp:inline distT="0" distB="0" distL="0" distR="0" wp14:anchorId="3E4BFBFA" wp14:editId="790FD897">
            <wp:extent cx="5387340" cy="3916680"/>
            <wp:effectExtent l="0" t="0" r="3810" b="7620"/>
            <wp:docPr id="1724208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87340" cy="3916680"/>
                    </a:xfrm>
                    <a:prstGeom prst="rect">
                      <a:avLst/>
                    </a:prstGeom>
                    <a:noFill/>
                    <a:ln>
                      <a:noFill/>
                    </a:ln>
                  </pic:spPr>
                </pic:pic>
              </a:graphicData>
            </a:graphic>
          </wp:inline>
        </w:drawing>
      </w:r>
      <w:r w:rsidRPr="00042DAD">
        <w:rPr>
          <w:rFonts w:ascii="Rockwell" w:hAnsi="Rockwell"/>
          <w:noProof/>
          <w:sz w:val="22"/>
          <w:szCs w:val="22"/>
        </w:rPr>
        <w:lastRenderedPageBreak/>
        <w:drawing>
          <wp:inline distT="0" distB="0" distL="0" distR="0" wp14:anchorId="2D82C7D3" wp14:editId="375A94CF">
            <wp:extent cx="5151120" cy="3916680"/>
            <wp:effectExtent l="0" t="0" r="0" b="7620"/>
            <wp:docPr id="2103829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51120" cy="3916680"/>
                    </a:xfrm>
                    <a:prstGeom prst="rect">
                      <a:avLst/>
                    </a:prstGeom>
                    <a:noFill/>
                    <a:ln>
                      <a:noFill/>
                    </a:ln>
                  </pic:spPr>
                </pic:pic>
              </a:graphicData>
            </a:graphic>
          </wp:inline>
        </w:drawing>
      </w:r>
      <w:r w:rsidRPr="00042DAD">
        <w:rPr>
          <w:rFonts w:ascii="Rockwell" w:hAnsi="Rockwell"/>
          <w:noProof/>
          <w:sz w:val="22"/>
          <w:szCs w:val="22"/>
        </w:rPr>
        <w:drawing>
          <wp:inline distT="0" distB="0" distL="0" distR="0" wp14:anchorId="34E9E78B" wp14:editId="7D69ED31">
            <wp:extent cx="5394960" cy="3916680"/>
            <wp:effectExtent l="0" t="0" r="0" b="7620"/>
            <wp:docPr id="1265232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4960" cy="3916680"/>
                    </a:xfrm>
                    <a:prstGeom prst="rect">
                      <a:avLst/>
                    </a:prstGeom>
                    <a:noFill/>
                    <a:ln>
                      <a:noFill/>
                    </a:ln>
                  </pic:spPr>
                </pic:pic>
              </a:graphicData>
            </a:graphic>
          </wp:inline>
        </w:drawing>
      </w:r>
      <w:r w:rsidRPr="00E23129">
        <w:rPr>
          <w:rFonts w:ascii="Rockwell" w:hAnsi="Rockwell" w:cs="Times New Roman"/>
          <w:b/>
          <w:bCs/>
          <w:color w:val="4472C4" w:themeColor="accent1"/>
          <w:sz w:val="22"/>
          <w:szCs w:val="22"/>
          <w:u w:val="single"/>
        </w:rPr>
        <w:t>OBSERVATIONS:</w:t>
      </w:r>
      <w:r w:rsidR="00F31E5C" w:rsidRPr="00E23129">
        <w:rPr>
          <w:rFonts w:ascii="Rockwell" w:hAnsi="Rockwell" w:cs="Times New Roman"/>
          <w:b/>
          <w:bCs/>
          <w:color w:val="4472C4" w:themeColor="accent1"/>
          <w:sz w:val="22"/>
          <w:szCs w:val="22"/>
          <w:u w:val="single"/>
        </w:rPr>
        <w:t xml:space="preserve">  </w:t>
      </w:r>
      <w:r w:rsidRPr="00E23129">
        <w:rPr>
          <w:rFonts w:ascii="Rockwell" w:hAnsi="Rockwell" w:cs="Times New Roman"/>
          <w:color w:val="4472C4" w:themeColor="accent1"/>
          <w:sz w:val="22"/>
          <w:szCs w:val="22"/>
          <w:u w:val="single"/>
        </w:rPr>
        <w:t>I</w:t>
      </w:r>
      <w:r w:rsidRPr="00E23129">
        <w:rPr>
          <w:rFonts w:ascii="Rockwell" w:hAnsi="Rockwell" w:cs="Times New Roman"/>
          <w:color w:val="4472C4" w:themeColor="accent1"/>
          <w:sz w:val="22"/>
          <w:szCs w:val="22"/>
        </w:rPr>
        <w:t xml:space="preserve"> </w:t>
      </w:r>
      <w:r w:rsidRPr="00042DAD">
        <w:rPr>
          <w:rFonts w:ascii="Rockwell" w:hAnsi="Rockwell" w:cs="Times New Roman"/>
          <w:sz w:val="22"/>
          <w:szCs w:val="22"/>
        </w:rPr>
        <w:t>used boxplots to compare numerical features across churn categories to identify differences in distributions and detect key patterns</w:t>
      </w:r>
    </w:p>
    <w:p w14:paraId="0BA2E0BF" w14:textId="77777777" w:rsidR="002C505F" w:rsidRPr="00042DAD" w:rsidRDefault="002C505F" w:rsidP="00B52904">
      <w:pPr>
        <w:numPr>
          <w:ilvl w:val="0"/>
          <w:numId w:val="7"/>
        </w:numPr>
        <w:jc w:val="both"/>
        <w:rPr>
          <w:rFonts w:ascii="Rockwell" w:hAnsi="Rockwell" w:cs="Times New Roman"/>
          <w:sz w:val="22"/>
          <w:szCs w:val="22"/>
        </w:rPr>
      </w:pPr>
      <w:r w:rsidRPr="00042DAD">
        <w:rPr>
          <w:rFonts w:ascii="Rockwell" w:hAnsi="Rockwell" w:cs="Times New Roman"/>
          <w:sz w:val="22"/>
          <w:szCs w:val="22"/>
        </w:rPr>
        <w:t>Credit Score Churned customers having slightly lower score</w:t>
      </w:r>
    </w:p>
    <w:p w14:paraId="0294C526" w14:textId="77777777" w:rsidR="002C505F" w:rsidRPr="00042DAD" w:rsidRDefault="002C505F" w:rsidP="00B52904">
      <w:pPr>
        <w:numPr>
          <w:ilvl w:val="0"/>
          <w:numId w:val="7"/>
        </w:numPr>
        <w:jc w:val="both"/>
        <w:rPr>
          <w:rFonts w:ascii="Rockwell" w:hAnsi="Rockwell" w:cs="Times New Roman"/>
          <w:sz w:val="22"/>
          <w:szCs w:val="22"/>
        </w:rPr>
      </w:pPr>
      <w:r w:rsidRPr="00042DAD">
        <w:rPr>
          <w:rFonts w:ascii="Rockwell" w:hAnsi="Rockwell" w:cs="Times New Roman"/>
          <w:sz w:val="22"/>
          <w:szCs w:val="22"/>
        </w:rPr>
        <w:t>Age Churned customers are older Its showing strong relationship with churn</w:t>
      </w:r>
    </w:p>
    <w:p w14:paraId="205BFA67" w14:textId="77777777" w:rsidR="002C505F" w:rsidRPr="00042DAD" w:rsidRDefault="002C505F" w:rsidP="00B52904">
      <w:pPr>
        <w:numPr>
          <w:ilvl w:val="0"/>
          <w:numId w:val="7"/>
        </w:numPr>
        <w:jc w:val="both"/>
        <w:rPr>
          <w:rFonts w:ascii="Rockwell" w:hAnsi="Rockwell" w:cs="Times New Roman"/>
          <w:sz w:val="22"/>
          <w:szCs w:val="22"/>
        </w:rPr>
      </w:pPr>
      <w:r w:rsidRPr="00042DAD">
        <w:rPr>
          <w:rFonts w:ascii="Rockwell" w:hAnsi="Rockwell" w:cs="Times New Roman"/>
          <w:sz w:val="22"/>
          <w:szCs w:val="22"/>
        </w:rPr>
        <w:lastRenderedPageBreak/>
        <w:t>Tenure not more difference Weak feature</w:t>
      </w:r>
    </w:p>
    <w:p w14:paraId="03A212B9" w14:textId="77777777" w:rsidR="002C505F" w:rsidRPr="00042DAD" w:rsidRDefault="002C505F" w:rsidP="00B52904">
      <w:pPr>
        <w:numPr>
          <w:ilvl w:val="0"/>
          <w:numId w:val="7"/>
        </w:numPr>
        <w:jc w:val="both"/>
        <w:rPr>
          <w:rFonts w:ascii="Rockwell" w:hAnsi="Rockwell" w:cs="Times New Roman"/>
          <w:sz w:val="22"/>
          <w:szCs w:val="22"/>
        </w:rPr>
      </w:pPr>
      <w:r w:rsidRPr="00042DAD">
        <w:rPr>
          <w:rFonts w:ascii="Rockwell" w:hAnsi="Rockwell" w:cs="Times New Roman"/>
          <w:sz w:val="22"/>
          <w:szCs w:val="22"/>
        </w:rPr>
        <w:t xml:space="preserve">Balance Churned customers </w:t>
      </w:r>
      <w:proofErr w:type="spellStart"/>
      <w:r w:rsidRPr="00042DAD">
        <w:rPr>
          <w:rFonts w:ascii="Rockwell" w:hAnsi="Rockwell" w:cs="Times New Roman"/>
          <w:sz w:val="22"/>
          <w:szCs w:val="22"/>
        </w:rPr>
        <w:t>haing</w:t>
      </w:r>
      <w:proofErr w:type="spellEnd"/>
      <w:r w:rsidRPr="00042DAD">
        <w:rPr>
          <w:rFonts w:ascii="Rockwell" w:hAnsi="Rockwell" w:cs="Times New Roman"/>
          <w:sz w:val="22"/>
          <w:szCs w:val="22"/>
        </w:rPr>
        <w:t xml:space="preserve"> higher balance Strong indicator</w:t>
      </w:r>
    </w:p>
    <w:p w14:paraId="7BB4EA64" w14:textId="77777777" w:rsidR="002C505F" w:rsidRPr="00042DAD" w:rsidRDefault="002C505F" w:rsidP="00B52904">
      <w:pPr>
        <w:numPr>
          <w:ilvl w:val="0"/>
          <w:numId w:val="7"/>
        </w:numPr>
        <w:jc w:val="both"/>
        <w:rPr>
          <w:rFonts w:ascii="Rockwell" w:hAnsi="Rockwell" w:cs="Times New Roman"/>
          <w:sz w:val="22"/>
          <w:szCs w:val="22"/>
        </w:rPr>
      </w:pPr>
      <w:r w:rsidRPr="00042DAD">
        <w:rPr>
          <w:rFonts w:ascii="Rockwell" w:hAnsi="Rockwell" w:cs="Times New Roman"/>
          <w:sz w:val="22"/>
          <w:szCs w:val="22"/>
        </w:rPr>
        <w:t>Products Number Most customers having one or two products Important feature</w:t>
      </w:r>
    </w:p>
    <w:p w14:paraId="6690FE74" w14:textId="77777777" w:rsidR="002C505F" w:rsidRPr="00042DAD" w:rsidRDefault="002C505F" w:rsidP="00B52904">
      <w:pPr>
        <w:numPr>
          <w:ilvl w:val="0"/>
          <w:numId w:val="7"/>
        </w:numPr>
        <w:jc w:val="both"/>
        <w:rPr>
          <w:rFonts w:ascii="Rockwell" w:hAnsi="Rockwell" w:cs="Times New Roman"/>
          <w:sz w:val="22"/>
          <w:szCs w:val="22"/>
        </w:rPr>
      </w:pPr>
      <w:r w:rsidRPr="00042DAD">
        <w:rPr>
          <w:rFonts w:ascii="Rockwell" w:hAnsi="Rockwell" w:cs="Times New Roman"/>
          <w:sz w:val="22"/>
          <w:szCs w:val="22"/>
        </w:rPr>
        <w:t>Estimated Salary Almost same distribution Weak impact</w:t>
      </w:r>
    </w:p>
    <w:p w14:paraId="4A23B151" w14:textId="77777777" w:rsidR="00F31E5C" w:rsidRPr="00042DAD" w:rsidRDefault="00F31E5C" w:rsidP="00B52904">
      <w:pPr>
        <w:ind w:left="720"/>
        <w:jc w:val="both"/>
        <w:rPr>
          <w:rFonts w:ascii="Rockwell" w:hAnsi="Rockwell" w:cs="Times New Roman"/>
          <w:sz w:val="22"/>
          <w:szCs w:val="22"/>
        </w:rPr>
      </w:pPr>
    </w:p>
    <w:p w14:paraId="4DF7553A" w14:textId="77777777" w:rsidR="002C505F" w:rsidRPr="00E23129" w:rsidRDefault="002C505F" w:rsidP="00F31E5C">
      <w:pPr>
        <w:pStyle w:val="ListParagraph"/>
        <w:numPr>
          <w:ilvl w:val="0"/>
          <w:numId w:val="39"/>
        </w:numPr>
        <w:shd w:val="clear" w:color="auto" w:fill="FFFFFF"/>
        <w:spacing w:after="120" w:line="240" w:lineRule="auto"/>
        <w:rPr>
          <w:rFonts w:ascii="Rockwell" w:eastAsia="Times New Roman" w:hAnsi="Rockwell" w:cs="Times New Roman"/>
          <w:b/>
          <w:bCs/>
          <w:color w:val="4472C4" w:themeColor="accent1"/>
          <w:kern w:val="0"/>
          <w:sz w:val="28"/>
          <w:szCs w:val="28"/>
          <w:u w:val="single"/>
          <w14:ligatures w14:val="none"/>
        </w:rPr>
      </w:pPr>
      <w:r w:rsidRPr="00E23129">
        <w:rPr>
          <w:rFonts w:ascii="Rockwell" w:eastAsia="Times New Roman" w:hAnsi="Rockwell" w:cs="Times New Roman"/>
          <w:b/>
          <w:bCs/>
          <w:color w:val="4472C4" w:themeColor="accent1"/>
          <w:kern w:val="0"/>
          <w:sz w:val="28"/>
          <w:szCs w:val="28"/>
          <w:u w:val="single"/>
          <w14:ligatures w14:val="none"/>
        </w:rPr>
        <w:t>Age Binning (Feature Engineering)</w:t>
      </w:r>
    </w:p>
    <w:p w14:paraId="1F74CC56" w14:textId="77777777" w:rsidR="00F31E5C" w:rsidRPr="00E23129" w:rsidRDefault="00F31E5C" w:rsidP="00F31E5C">
      <w:pPr>
        <w:pStyle w:val="ListParagraph"/>
        <w:shd w:val="clear" w:color="auto" w:fill="FFFFFF"/>
        <w:spacing w:after="120" w:line="240" w:lineRule="auto"/>
        <w:rPr>
          <w:rFonts w:ascii="Rockwell" w:eastAsia="Times New Roman" w:hAnsi="Rockwell" w:cs="Times New Roman"/>
          <w:b/>
          <w:bCs/>
          <w:color w:val="4472C4" w:themeColor="accent1"/>
          <w:kern w:val="0"/>
          <w:sz w:val="28"/>
          <w:szCs w:val="28"/>
          <w:u w:val="single"/>
          <w14:ligatures w14:val="none"/>
        </w:rPr>
      </w:pPr>
    </w:p>
    <w:p w14:paraId="000E40D4" w14:textId="7AF533A2" w:rsidR="002C505F" w:rsidRPr="00042DAD" w:rsidRDefault="002C505F" w:rsidP="00B52904">
      <w:pPr>
        <w:jc w:val="both"/>
        <w:rPr>
          <w:rFonts w:ascii="Rockwell" w:hAnsi="Rockwell"/>
          <w:sz w:val="20"/>
          <w:szCs w:val="20"/>
        </w:rPr>
      </w:pPr>
      <w:r w:rsidRPr="00E23129">
        <w:rPr>
          <w:rFonts w:ascii="Rockwell" w:hAnsi="Rockwell" w:cs="Times New Roman"/>
          <w:b/>
          <w:bCs/>
          <w:color w:val="4472C4" w:themeColor="accent1"/>
          <w:sz w:val="22"/>
          <w:szCs w:val="22"/>
          <w:u w:val="single"/>
        </w:rPr>
        <w:t>OBSERVATIONS:</w:t>
      </w:r>
      <w:r w:rsidRPr="00E23129">
        <w:rPr>
          <w:rFonts w:ascii="Rockwell" w:hAnsi="Rockwell"/>
          <w:color w:val="4472C4" w:themeColor="accent1"/>
          <w:sz w:val="22"/>
          <w:szCs w:val="22"/>
        </w:rPr>
        <w:t xml:space="preserve"> </w:t>
      </w:r>
      <w:r w:rsidRPr="00042DAD">
        <w:rPr>
          <w:rFonts w:ascii="Rockwell" w:hAnsi="Rockwell" w:cs="Times New Roman"/>
          <w:sz w:val="22"/>
          <w:szCs w:val="22"/>
        </w:rPr>
        <w:t xml:space="preserve">I checked sample values and datatype of the age column to ensure data consistency and confirm that it is a numerical feature and I checked the minimum and maximum values of the age column to ensure there are no unrealistic or incorrect </w:t>
      </w:r>
      <w:proofErr w:type="gramStart"/>
      <w:r w:rsidRPr="00042DAD">
        <w:rPr>
          <w:rFonts w:ascii="Rockwell" w:hAnsi="Rockwell" w:cs="Times New Roman"/>
          <w:sz w:val="22"/>
          <w:szCs w:val="22"/>
        </w:rPr>
        <w:t>values .</w:t>
      </w:r>
      <w:proofErr w:type="gramEnd"/>
      <w:r w:rsidRPr="00042DAD">
        <w:rPr>
          <w:rFonts w:ascii="Rockwell" w:eastAsia="Times New Roman" w:hAnsi="Rockwell" w:cs="Times New Roman"/>
          <w:kern w:val="0"/>
          <w:sz w:val="22"/>
          <w:szCs w:val="22"/>
          <w14:ligatures w14:val="none"/>
        </w:rPr>
        <w:t xml:space="preserve"> </w:t>
      </w:r>
      <w:r w:rsidRPr="00042DAD">
        <w:rPr>
          <w:rFonts w:ascii="Rockwell" w:hAnsi="Rockwell" w:cs="Times New Roman"/>
          <w:sz w:val="22"/>
          <w:szCs w:val="22"/>
        </w:rPr>
        <w:t xml:space="preserve">I created an AgeGroup feature by binning the age variable into meaningful categories to </w:t>
      </w:r>
      <w:r w:rsidRPr="00042DAD">
        <w:rPr>
          <w:rFonts w:ascii="Rockwell" w:hAnsi="Rockwell" w:cs="Times New Roman"/>
          <w:sz w:val="20"/>
          <w:szCs w:val="20"/>
        </w:rPr>
        <w:t>capture behavioral patterns across different age segments</w:t>
      </w:r>
      <w:r w:rsidRPr="00042DAD">
        <w:rPr>
          <w:rFonts w:ascii="Rockwell" w:hAnsi="Rockwell"/>
          <w:sz w:val="20"/>
          <w:szCs w:val="20"/>
        </w:rPr>
        <w:t>.</w:t>
      </w:r>
    </w:p>
    <w:p w14:paraId="1AF167A2" w14:textId="77777777" w:rsidR="002C505F" w:rsidRPr="00042DAD" w:rsidRDefault="002C505F" w:rsidP="002C505F">
      <w:pPr>
        <w:rPr>
          <w:rFonts w:ascii="Rockwell" w:hAnsi="Rockwell"/>
          <w:sz w:val="20"/>
          <w:szCs w:val="20"/>
        </w:rPr>
      </w:pPr>
    </w:p>
    <w:p w14:paraId="30809EF0" w14:textId="50AF011A" w:rsidR="002C505F" w:rsidRPr="00042DAD" w:rsidRDefault="002C505F" w:rsidP="002C505F">
      <w:pPr>
        <w:rPr>
          <w:rFonts w:ascii="Rockwell" w:hAnsi="Rockwell"/>
          <w:sz w:val="20"/>
          <w:szCs w:val="20"/>
        </w:rPr>
      </w:pPr>
      <w:r w:rsidRPr="00042DAD">
        <w:rPr>
          <w:rFonts w:ascii="Rockwell" w:hAnsi="Rockwell"/>
          <w:noProof/>
          <w:sz w:val="20"/>
          <w:szCs w:val="20"/>
        </w:rPr>
        <w:drawing>
          <wp:inline distT="0" distB="0" distL="0" distR="0" wp14:anchorId="64CA2367" wp14:editId="67F1C139">
            <wp:extent cx="5943600" cy="854075"/>
            <wp:effectExtent l="0" t="0" r="0" b="3175"/>
            <wp:docPr id="166825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59761" name=""/>
                    <pic:cNvPicPr/>
                  </pic:nvPicPr>
                  <pic:blipFill>
                    <a:blip r:embed="rId37"/>
                    <a:stretch>
                      <a:fillRect/>
                    </a:stretch>
                  </pic:blipFill>
                  <pic:spPr>
                    <a:xfrm>
                      <a:off x="0" y="0"/>
                      <a:ext cx="5943600" cy="854075"/>
                    </a:xfrm>
                    <a:prstGeom prst="rect">
                      <a:avLst/>
                    </a:prstGeom>
                  </pic:spPr>
                </pic:pic>
              </a:graphicData>
            </a:graphic>
          </wp:inline>
        </w:drawing>
      </w:r>
    </w:p>
    <w:p w14:paraId="09A048EC" w14:textId="3DD9C574" w:rsidR="002C505F" w:rsidRPr="00042DAD" w:rsidRDefault="002C505F" w:rsidP="002C505F">
      <w:pPr>
        <w:rPr>
          <w:rFonts w:ascii="Rockwell" w:hAnsi="Rockwell"/>
          <w:sz w:val="20"/>
          <w:szCs w:val="20"/>
        </w:rPr>
      </w:pPr>
    </w:p>
    <w:p w14:paraId="4F4546D9" w14:textId="6CEAB4EC" w:rsidR="002C505F" w:rsidRPr="00042DAD" w:rsidRDefault="002C505F" w:rsidP="00B52904">
      <w:pPr>
        <w:jc w:val="both"/>
        <w:rPr>
          <w:rFonts w:ascii="Rockwell" w:hAnsi="Rockwell" w:cs="Times New Roman"/>
          <w:sz w:val="20"/>
          <w:szCs w:val="20"/>
        </w:rPr>
      </w:pPr>
      <w:r w:rsidRPr="00042DAD">
        <w:rPr>
          <w:rFonts w:ascii="Rockwell" w:hAnsi="Rockwell"/>
          <w:noProof/>
          <w:sz w:val="20"/>
          <w:szCs w:val="20"/>
        </w:rPr>
        <w:drawing>
          <wp:inline distT="0" distB="0" distL="0" distR="0" wp14:anchorId="17F763F2" wp14:editId="0D7C3645">
            <wp:extent cx="5250180" cy="3916680"/>
            <wp:effectExtent l="0" t="0" r="7620" b="7620"/>
            <wp:docPr id="1438103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50180" cy="3916680"/>
                    </a:xfrm>
                    <a:prstGeom prst="rect">
                      <a:avLst/>
                    </a:prstGeom>
                    <a:noFill/>
                    <a:ln>
                      <a:noFill/>
                    </a:ln>
                  </pic:spPr>
                </pic:pic>
              </a:graphicData>
            </a:graphic>
          </wp:inline>
        </w:drawing>
      </w:r>
      <w:r w:rsidRPr="00E23129">
        <w:rPr>
          <w:rFonts w:ascii="Rockwell" w:hAnsi="Rockwell" w:cs="Times New Roman"/>
          <w:b/>
          <w:bCs/>
          <w:color w:val="4472C4" w:themeColor="accent1"/>
          <w:sz w:val="22"/>
          <w:szCs w:val="22"/>
          <w:u w:val="single"/>
        </w:rPr>
        <w:t>OBSERVATIONS</w:t>
      </w:r>
      <w:r w:rsidRPr="00E23129">
        <w:rPr>
          <w:rFonts w:ascii="Rockwell" w:hAnsi="Rockwell"/>
          <w:color w:val="4472C4" w:themeColor="accent1"/>
          <w:sz w:val="22"/>
          <w:szCs w:val="22"/>
        </w:rPr>
        <w:t xml:space="preserve">: </w:t>
      </w:r>
      <w:r w:rsidRPr="00042DAD">
        <w:rPr>
          <w:rFonts w:ascii="Rockwell" w:hAnsi="Rockwell" w:cs="Times New Roman"/>
          <w:sz w:val="20"/>
          <w:szCs w:val="20"/>
        </w:rPr>
        <w:t>I analyzed churn across different age group</w:t>
      </w:r>
      <w:r w:rsidR="00832DC4" w:rsidRPr="00042DAD">
        <w:rPr>
          <w:rFonts w:ascii="Rockwell" w:hAnsi="Rockwell" w:cs="Times New Roman"/>
          <w:sz w:val="20"/>
          <w:szCs w:val="20"/>
        </w:rPr>
        <w:t xml:space="preserve">s </w:t>
      </w:r>
      <w:r w:rsidRPr="00042DAD">
        <w:rPr>
          <w:rFonts w:ascii="Rockwell" w:hAnsi="Rockwell" w:cs="Times New Roman"/>
          <w:sz w:val="20"/>
          <w:szCs w:val="20"/>
        </w:rPr>
        <w:t>using count</w:t>
      </w:r>
      <w:r w:rsidR="00832DC4" w:rsidRPr="00042DAD">
        <w:rPr>
          <w:rFonts w:ascii="Rockwell" w:hAnsi="Rockwell" w:cs="Times New Roman"/>
          <w:sz w:val="20"/>
          <w:szCs w:val="20"/>
        </w:rPr>
        <w:t xml:space="preserve"> </w:t>
      </w:r>
      <w:r w:rsidRPr="00042DAD">
        <w:rPr>
          <w:rFonts w:ascii="Rockwell" w:hAnsi="Rockwell" w:cs="Times New Roman"/>
          <w:sz w:val="20"/>
          <w:szCs w:val="20"/>
        </w:rPr>
        <w:t>plot and found that churn increases with age, especially in mid-age and senior customers.</w:t>
      </w:r>
    </w:p>
    <w:p w14:paraId="26FA7186" w14:textId="77777777" w:rsidR="002C505F" w:rsidRPr="00042DAD" w:rsidRDefault="002C505F" w:rsidP="002C505F">
      <w:pPr>
        <w:rPr>
          <w:rFonts w:ascii="Rockwell" w:hAnsi="Rockwell"/>
          <w:sz w:val="20"/>
          <w:szCs w:val="20"/>
        </w:rPr>
      </w:pPr>
    </w:p>
    <w:p w14:paraId="79621A35" w14:textId="77777777" w:rsidR="002C505F" w:rsidRPr="00E23129" w:rsidRDefault="002C505F" w:rsidP="00832DC4">
      <w:pPr>
        <w:pStyle w:val="ListParagraph"/>
        <w:numPr>
          <w:ilvl w:val="0"/>
          <w:numId w:val="40"/>
        </w:numPr>
        <w:rPr>
          <w:rFonts w:ascii="Rockwell" w:hAnsi="Rockwell" w:cs="Times New Roman"/>
          <w:b/>
          <w:bCs/>
          <w:color w:val="4472C4" w:themeColor="accent1"/>
          <w:sz w:val="28"/>
          <w:szCs w:val="28"/>
          <w:u w:val="single"/>
        </w:rPr>
      </w:pPr>
      <w:r w:rsidRPr="00E23129">
        <w:rPr>
          <w:rFonts w:ascii="Rockwell" w:hAnsi="Rockwell" w:cs="Times New Roman"/>
          <w:b/>
          <w:bCs/>
          <w:color w:val="4472C4" w:themeColor="accent1"/>
          <w:sz w:val="28"/>
          <w:szCs w:val="28"/>
          <w:u w:val="single"/>
        </w:rPr>
        <w:t>Balance Binning</w:t>
      </w:r>
    </w:p>
    <w:p w14:paraId="2A005FDA" w14:textId="2BB57846" w:rsidR="002C505F" w:rsidRPr="00042DAD" w:rsidRDefault="002C505F" w:rsidP="00B52904">
      <w:pPr>
        <w:jc w:val="both"/>
        <w:rPr>
          <w:rFonts w:ascii="Rockwell" w:hAnsi="Rockwell" w:cs="Times New Roman"/>
          <w:sz w:val="20"/>
          <w:szCs w:val="20"/>
        </w:rPr>
      </w:pPr>
      <w:r w:rsidRPr="00042DAD">
        <w:rPr>
          <w:rFonts w:ascii="Rockwell" w:hAnsi="Rockwell" w:cs="Times New Roman"/>
          <w:sz w:val="20"/>
          <w:szCs w:val="20"/>
        </w:rPr>
        <w:t>I created Balance Group by binning the balance feature into four categories to better analyze customer segments based on account balance Most customers fall under the low balance category</w:t>
      </w:r>
    </w:p>
    <w:p w14:paraId="3D7112C3" w14:textId="58729A23" w:rsidR="002C505F" w:rsidRPr="00042DAD" w:rsidRDefault="002C505F" w:rsidP="002C505F">
      <w:pPr>
        <w:rPr>
          <w:rFonts w:ascii="Rockwell" w:hAnsi="Rockwell"/>
          <w:sz w:val="20"/>
          <w:szCs w:val="20"/>
        </w:rPr>
      </w:pPr>
      <w:r w:rsidRPr="00042DAD">
        <w:rPr>
          <w:rFonts w:ascii="Rockwell" w:hAnsi="Rockwell"/>
          <w:noProof/>
          <w:sz w:val="20"/>
          <w:szCs w:val="20"/>
        </w:rPr>
        <w:drawing>
          <wp:inline distT="0" distB="0" distL="0" distR="0" wp14:anchorId="3F9012B9" wp14:editId="713894D2">
            <wp:extent cx="5943600" cy="1861185"/>
            <wp:effectExtent l="0" t="0" r="0" b="5715"/>
            <wp:docPr id="15525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2880" name=""/>
                    <pic:cNvPicPr/>
                  </pic:nvPicPr>
                  <pic:blipFill>
                    <a:blip r:embed="rId39"/>
                    <a:stretch>
                      <a:fillRect/>
                    </a:stretch>
                  </pic:blipFill>
                  <pic:spPr>
                    <a:xfrm>
                      <a:off x="0" y="0"/>
                      <a:ext cx="5943600" cy="1861185"/>
                    </a:xfrm>
                    <a:prstGeom prst="rect">
                      <a:avLst/>
                    </a:prstGeom>
                  </pic:spPr>
                </pic:pic>
              </a:graphicData>
            </a:graphic>
          </wp:inline>
        </w:drawing>
      </w:r>
    </w:p>
    <w:p w14:paraId="58D24BD8" w14:textId="77777777" w:rsidR="002C505F" w:rsidRPr="00042DAD" w:rsidRDefault="002C505F" w:rsidP="002C505F">
      <w:pPr>
        <w:rPr>
          <w:rFonts w:ascii="Rockwell" w:hAnsi="Rockwell"/>
          <w:b/>
          <w:bCs/>
          <w:sz w:val="20"/>
          <w:szCs w:val="20"/>
        </w:rPr>
      </w:pPr>
    </w:p>
    <w:p w14:paraId="287DCEDC" w14:textId="70F6518E" w:rsidR="002C505F" w:rsidRPr="00042DAD" w:rsidRDefault="002C505F" w:rsidP="002C505F">
      <w:pPr>
        <w:rPr>
          <w:rFonts w:ascii="Rockwell" w:hAnsi="Rockwell"/>
          <w:sz w:val="20"/>
          <w:szCs w:val="20"/>
        </w:rPr>
      </w:pPr>
      <w:r w:rsidRPr="00042DAD">
        <w:rPr>
          <w:rFonts w:ascii="Rockwell" w:hAnsi="Rockwell"/>
          <w:noProof/>
          <w:sz w:val="20"/>
          <w:szCs w:val="20"/>
        </w:rPr>
        <w:drawing>
          <wp:inline distT="0" distB="0" distL="0" distR="0" wp14:anchorId="0F41F415" wp14:editId="67DBA92F">
            <wp:extent cx="5250180" cy="4107180"/>
            <wp:effectExtent l="0" t="0" r="7620" b="7620"/>
            <wp:docPr id="1217418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50180" cy="4107180"/>
                    </a:xfrm>
                    <a:prstGeom prst="rect">
                      <a:avLst/>
                    </a:prstGeom>
                    <a:noFill/>
                    <a:ln>
                      <a:noFill/>
                    </a:ln>
                  </pic:spPr>
                </pic:pic>
              </a:graphicData>
            </a:graphic>
          </wp:inline>
        </w:drawing>
      </w:r>
    </w:p>
    <w:p w14:paraId="036A8874" w14:textId="03CB4A1E" w:rsidR="002C505F" w:rsidRPr="00042DAD" w:rsidRDefault="002C505F" w:rsidP="00B52904">
      <w:pPr>
        <w:jc w:val="both"/>
        <w:rPr>
          <w:rFonts w:ascii="Rockwell" w:hAnsi="Rockwell" w:cs="Times New Roman"/>
          <w:sz w:val="20"/>
          <w:szCs w:val="20"/>
        </w:rPr>
      </w:pPr>
      <w:r w:rsidRPr="00420074">
        <w:rPr>
          <w:rFonts w:ascii="Rockwell" w:hAnsi="Rockwell" w:cs="Times New Roman"/>
          <w:b/>
          <w:bCs/>
          <w:color w:val="4472C4" w:themeColor="accent1"/>
          <w:sz w:val="22"/>
          <w:szCs w:val="22"/>
          <w:u w:val="single"/>
        </w:rPr>
        <w:t>OBSERVATIONS</w:t>
      </w:r>
      <w:r w:rsidRPr="00420074">
        <w:rPr>
          <w:rFonts w:ascii="Rockwell" w:hAnsi="Rockwell" w:cs="Times New Roman"/>
          <w:color w:val="4472C4" w:themeColor="accent1"/>
          <w:sz w:val="22"/>
          <w:szCs w:val="22"/>
        </w:rPr>
        <w:t>:</w:t>
      </w:r>
      <w:r w:rsidRPr="00042DAD">
        <w:rPr>
          <w:rFonts w:ascii="Rockwell" w:hAnsi="Rockwell" w:cs="Times New Roman"/>
          <w:sz w:val="20"/>
          <w:szCs w:val="20"/>
        </w:rPr>
        <w:t xml:space="preserve"> I found that customers with higher account balances are more likely to churn, especially in the high and very high balance groups High balance customers are valuable, so their churn is a major business concern</w:t>
      </w:r>
    </w:p>
    <w:p w14:paraId="10F4CF3A" w14:textId="77777777" w:rsidR="00832DC4" w:rsidRPr="00420074" w:rsidRDefault="00832DC4" w:rsidP="002C505F">
      <w:pPr>
        <w:rPr>
          <w:rFonts w:ascii="Rockwell" w:hAnsi="Rockwell"/>
          <w:b/>
          <w:bCs/>
          <w:color w:val="4472C4" w:themeColor="accent1"/>
          <w:sz w:val="28"/>
          <w:szCs w:val="28"/>
        </w:rPr>
      </w:pPr>
    </w:p>
    <w:p w14:paraId="418D1500" w14:textId="4328D80A" w:rsidR="002C505F" w:rsidRPr="00420074" w:rsidRDefault="002C505F" w:rsidP="00832DC4">
      <w:pPr>
        <w:pStyle w:val="ListParagraph"/>
        <w:numPr>
          <w:ilvl w:val="0"/>
          <w:numId w:val="41"/>
        </w:numPr>
        <w:rPr>
          <w:rFonts w:ascii="Rockwell" w:hAnsi="Rockwell" w:cs="Times New Roman"/>
          <w:b/>
          <w:bCs/>
          <w:color w:val="4472C4" w:themeColor="accent1"/>
          <w:sz w:val="28"/>
          <w:szCs w:val="28"/>
          <w:u w:val="single"/>
        </w:rPr>
      </w:pPr>
      <w:r w:rsidRPr="00420074">
        <w:rPr>
          <w:rFonts w:ascii="Rockwell" w:hAnsi="Rockwell" w:cs="Times New Roman"/>
          <w:b/>
          <w:bCs/>
          <w:color w:val="4472C4" w:themeColor="accent1"/>
          <w:sz w:val="28"/>
          <w:szCs w:val="28"/>
          <w:u w:val="single"/>
        </w:rPr>
        <w:t>Salary Binning</w:t>
      </w:r>
    </w:p>
    <w:p w14:paraId="3F068C8D" w14:textId="230BCFD1" w:rsidR="002C505F" w:rsidRPr="00042DAD" w:rsidRDefault="002C505F" w:rsidP="00B52904">
      <w:pPr>
        <w:jc w:val="both"/>
        <w:rPr>
          <w:rFonts w:ascii="Rockwell" w:hAnsi="Rockwell" w:cs="Times New Roman"/>
          <w:sz w:val="20"/>
          <w:szCs w:val="20"/>
        </w:rPr>
      </w:pPr>
      <w:r w:rsidRPr="00042DAD">
        <w:rPr>
          <w:rFonts w:ascii="Rockwell" w:hAnsi="Rockwell" w:cs="Times New Roman"/>
          <w:sz w:val="20"/>
          <w:szCs w:val="20"/>
        </w:rPr>
        <w:lastRenderedPageBreak/>
        <w:t>I created Salary Group by binning estimated salary into four categories to analyze customer segments based on income levels Salary does not show strong variation across customers</w:t>
      </w:r>
    </w:p>
    <w:p w14:paraId="203BF39E" w14:textId="77777777" w:rsidR="002C505F" w:rsidRPr="00042DAD" w:rsidRDefault="002C505F" w:rsidP="002C505F">
      <w:pPr>
        <w:rPr>
          <w:rFonts w:ascii="Rockwell" w:hAnsi="Rockwell"/>
          <w:b/>
          <w:bCs/>
          <w:sz w:val="20"/>
          <w:szCs w:val="20"/>
        </w:rPr>
      </w:pPr>
    </w:p>
    <w:p w14:paraId="53C1A0CC" w14:textId="47A239EA" w:rsidR="002C505F" w:rsidRPr="00042DAD" w:rsidRDefault="00832DC4" w:rsidP="00B52904">
      <w:pPr>
        <w:jc w:val="both"/>
        <w:rPr>
          <w:rFonts w:ascii="Rockwell" w:hAnsi="Rockwell" w:cs="Times New Roman"/>
          <w:sz w:val="20"/>
          <w:szCs w:val="20"/>
        </w:rPr>
      </w:pPr>
      <w:r w:rsidRPr="00042DAD">
        <w:rPr>
          <w:rFonts w:ascii="Rockwell" w:hAnsi="Rockwell"/>
          <w:noProof/>
          <w:sz w:val="20"/>
          <w:szCs w:val="20"/>
        </w:rPr>
        <w:drawing>
          <wp:inline distT="0" distB="0" distL="0" distR="0" wp14:anchorId="5B1EA8EC" wp14:editId="23712B98">
            <wp:extent cx="5943600" cy="2557809"/>
            <wp:effectExtent l="0" t="0" r="0" b="0"/>
            <wp:docPr id="158104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42099" name=""/>
                    <pic:cNvPicPr/>
                  </pic:nvPicPr>
                  <pic:blipFill>
                    <a:blip r:embed="rId41"/>
                    <a:stretch>
                      <a:fillRect/>
                    </a:stretch>
                  </pic:blipFill>
                  <pic:spPr>
                    <a:xfrm>
                      <a:off x="0" y="0"/>
                      <a:ext cx="5943600" cy="2557809"/>
                    </a:xfrm>
                    <a:prstGeom prst="rect">
                      <a:avLst/>
                    </a:prstGeom>
                  </pic:spPr>
                </pic:pic>
              </a:graphicData>
            </a:graphic>
          </wp:inline>
        </w:drawing>
      </w:r>
      <w:r w:rsidRPr="00042DAD">
        <w:rPr>
          <w:rFonts w:ascii="Rockwell" w:hAnsi="Rockwell"/>
          <w:noProof/>
          <w:sz w:val="20"/>
          <w:szCs w:val="20"/>
        </w:rPr>
        <w:drawing>
          <wp:inline distT="0" distB="0" distL="0" distR="0" wp14:anchorId="3F697935" wp14:editId="0FB14BB4">
            <wp:extent cx="5943600" cy="3591560"/>
            <wp:effectExtent l="0" t="0" r="0" b="8890"/>
            <wp:docPr id="1352737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591560"/>
                    </a:xfrm>
                    <a:prstGeom prst="rect">
                      <a:avLst/>
                    </a:prstGeom>
                    <a:noFill/>
                    <a:ln>
                      <a:noFill/>
                    </a:ln>
                  </pic:spPr>
                </pic:pic>
              </a:graphicData>
            </a:graphic>
          </wp:inline>
        </w:drawing>
      </w:r>
      <w:proofErr w:type="gramStart"/>
      <w:r w:rsidR="002C505F" w:rsidRPr="00420074">
        <w:rPr>
          <w:rFonts w:ascii="Rockwell" w:hAnsi="Rockwell" w:cs="Times New Roman"/>
          <w:b/>
          <w:bCs/>
          <w:color w:val="4472C4" w:themeColor="accent1"/>
          <w:sz w:val="22"/>
          <w:szCs w:val="22"/>
          <w:u w:val="single"/>
        </w:rPr>
        <w:t>OBSERVATIONS :</w:t>
      </w:r>
      <w:proofErr w:type="gramEnd"/>
      <w:r w:rsidR="002C505F" w:rsidRPr="00420074">
        <w:rPr>
          <w:rFonts w:ascii="Rockwell" w:hAnsi="Rockwell"/>
          <w:color w:val="4472C4" w:themeColor="accent1"/>
          <w:sz w:val="20"/>
          <w:szCs w:val="20"/>
        </w:rPr>
        <w:t xml:space="preserve"> </w:t>
      </w:r>
      <w:r w:rsidR="002C505F" w:rsidRPr="00042DAD">
        <w:rPr>
          <w:rFonts w:ascii="Rockwell" w:hAnsi="Rockwell" w:cs="Times New Roman"/>
          <w:sz w:val="20"/>
          <w:szCs w:val="20"/>
        </w:rPr>
        <w:t>I analyzed churn across salary groups and found that churn distribution is fairly consistent across all salary levels, indicating that salary does not have a strong impact on churn</w:t>
      </w:r>
    </w:p>
    <w:p w14:paraId="55CCE785" w14:textId="77777777" w:rsidR="00832DC4" w:rsidRPr="00042DAD" w:rsidRDefault="00832DC4" w:rsidP="00A229AE">
      <w:pPr>
        <w:rPr>
          <w:rFonts w:ascii="Rockwell" w:hAnsi="Rockwell" w:cs="Times New Roman"/>
          <w:sz w:val="20"/>
          <w:szCs w:val="20"/>
        </w:rPr>
      </w:pPr>
    </w:p>
    <w:p w14:paraId="46CD2A76" w14:textId="5B4742DA" w:rsidR="002C505F" w:rsidRPr="00420074" w:rsidRDefault="0023118B" w:rsidP="00832DC4">
      <w:pPr>
        <w:pStyle w:val="ListParagraph"/>
        <w:numPr>
          <w:ilvl w:val="0"/>
          <w:numId w:val="42"/>
        </w:numPr>
        <w:rPr>
          <w:rFonts w:ascii="Rockwell" w:hAnsi="Rockwell" w:cs="Times New Roman"/>
          <w:b/>
          <w:bCs/>
          <w:color w:val="4472C4" w:themeColor="accent1"/>
          <w:sz w:val="28"/>
          <w:szCs w:val="28"/>
          <w:u w:val="single"/>
        </w:rPr>
      </w:pPr>
      <w:r w:rsidRPr="00420074">
        <w:rPr>
          <w:rFonts w:ascii="Rockwell" w:hAnsi="Rockwell" w:cs="Times New Roman"/>
          <w:b/>
          <w:bCs/>
          <w:color w:val="4472C4" w:themeColor="accent1"/>
          <w:sz w:val="28"/>
          <w:szCs w:val="28"/>
          <w:u w:val="single"/>
        </w:rPr>
        <w:t>Correlation Heatmap</w:t>
      </w:r>
    </w:p>
    <w:p w14:paraId="08FB0407" w14:textId="77777777" w:rsidR="00832DC4" w:rsidRPr="00042DAD" w:rsidRDefault="00832DC4" w:rsidP="00832DC4">
      <w:pPr>
        <w:pStyle w:val="ListParagraph"/>
        <w:rPr>
          <w:rFonts w:ascii="Rockwell" w:hAnsi="Rockwell" w:cs="Times New Roman"/>
          <w:b/>
          <w:bCs/>
          <w:sz w:val="20"/>
          <w:szCs w:val="20"/>
          <w:u w:val="single"/>
        </w:rPr>
      </w:pPr>
    </w:p>
    <w:p w14:paraId="0B7D6A0B" w14:textId="77777777" w:rsidR="009E68ED" w:rsidRPr="00042DAD" w:rsidRDefault="009E68ED" w:rsidP="00B52904">
      <w:pPr>
        <w:pStyle w:val="ListParagraph"/>
        <w:numPr>
          <w:ilvl w:val="0"/>
          <w:numId w:val="10"/>
        </w:numPr>
        <w:spacing w:line="276" w:lineRule="auto"/>
        <w:jc w:val="both"/>
        <w:rPr>
          <w:rFonts w:ascii="Rockwell" w:hAnsi="Rockwell" w:cs="Times New Roman"/>
          <w:sz w:val="20"/>
          <w:szCs w:val="20"/>
        </w:rPr>
      </w:pPr>
      <w:r w:rsidRPr="00042DAD">
        <w:rPr>
          <w:rFonts w:ascii="Rockwell" w:hAnsi="Rockwell" w:cs="Times New Roman"/>
          <w:sz w:val="20"/>
          <w:szCs w:val="20"/>
        </w:rPr>
        <w:t xml:space="preserve">A correlation function was used for the computation of numerical features.  </w:t>
      </w:r>
    </w:p>
    <w:p w14:paraId="586DE880" w14:textId="6559DEEB" w:rsidR="009E68ED" w:rsidRPr="00042DAD" w:rsidRDefault="009E68ED" w:rsidP="00B52904">
      <w:pPr>
        <w:jc w:val="both"/>
        <w:rPr>
          <w:rFonts w:ascii="Rockwell" w:hAnsi="Rockwell" w:cs="Times New Roman"/>
          <w:b/>
          <w:bCs/>
          <w:sz w:val="20"/>
          <w:szCs w:val="20"/>
        </w:rPr>
      </w:pPr>
      <w:r w:rsidRPr="00042DAD">
        <w:rPr>
          <w:rFonts w:ascii="Rockwell" w:hAnsi="Rockwell" w:cs="Times New Roman"/>
          <w:sz w:val="20"/>
          <w:szCs w:val="20"/>
        </w:rPr>
        <w:t>A heatmap was used to visualize relationship between variables</w:t>
      </w:r>
    </w:p>
    <w:p w14:paraId="644AB415" w14:textId="11EF8584" w:rsidR="002C505F" w:rsidRPr="00042DAD" w:rsidRDefault="0023118B" w:rsidP="00A229AE">
      <w:pPr>
        <w:rPr>
          <w:rFonts w:ascii="Rockwell" w:hAnsi="Rockwell"/>
          <w:sz w:val="20"/>
          <w:szCs w:val="20"/>
        </w:rPr>
      </w:pPr>
      <w:r w:rsidRPr="00042DAD">
        <w:rPr>
          <w:rFonts w:ascii="Rockwell" w:hAnsi="Rockwell"/>
          <w:noProof/>
          <w:sz w:val="20"/>
          <w:szCs w:val="20"/>
        </w:rPr>
        <w:lastRenderedPageBreak/>
        <w:drawing>
          <wp:inline distT="0" distB="0" distL="0" distR="0" wp14:anchorId="34D664AD" wp14:editId="191F23FA">
            <wp:extent cx="5646420" cy="4096385"/>
            <wp:effectExtent l="0" t="0" r="0" b="0"/>
            <wp:docPr id="9988024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46420" cy="4096385"/>
                    </a:xfrm>
                    <a:prstGeom prst="rect">
                      <a:avLst/>
                    </a:prstGeom>
                    <a:noFill/>
                    <a:ln>
                      <a:noFill/>
                    </a:ln>
                  </pic:spPr>
                </pic:pic>
              </a:graphicData>
            </a:graphic>
          </wp:inline>
        </w:drawing>
      </w:r>
    </w:p>
    <w:p w14:paraId="40C8BE70" w14:textId="614C75A7" w:rsidR="0023118B" w:rsidRPr="00042DAD" w:rsidRDefault="0023118B" w:rsidP="00B52904">
      <w:pPr>
        <w:jc w:val="both"/>
        <w:rPr>
          <w:rFonts w:ascii="Rockwell" w:hAnsi="Rockwell"/>
          <w:sz w:val="20"/>
          <w:szCs w:val="20"/>
        </w:rPr>
      </w:pPr>
      <w:r w:rsidRPr="00420074">
        <w:rPr>
          <w:rFonts w:ascii="Rockwell" w:hAnsi="Rockwell" w:cs="Times New Roman"/>
          <w:b/>
          <w:bCs/>
          <w:color w:val="4472C4" w:themeColor="accent1"/>
          <w:sz w:val="22"/>
          <w:szCs w:val="22"/>
          <w:u w:val="single"/>
        </w:rPr>
        <w:t>OBSERVATIONS</w:t>
      </w:r>
      <w:r w:rsidRPr="00420074">
        <w:rPr>
          <w:rFonts w:ascii="Rockwell" w:hAnsi="Rockwell"/>
          <w:color w:val="4472C4" w:themeColor="accent1"/>
          <w:sz w:val="22"/>
          <w:szCs w:val="22"/>
        </w:rPr>
        <w:t>:</w:t>
      </w:r>
      <w:r w:rsidRPr="00042DAD">
        <w:rPr>
          <w:rFonts w:ascii="Rockwell" w:hAnsi="Rockwell"/>
          <w:sz w:val="20"/>
          <w:szCs w:val="20"/>
        </w:rPr>
        <w:t xml:space="preserve"> </w:t>
      </w:r>
      <w:r w:rsidRPr="00042DAD">
        <w:rPr>
          <w:rFonts w:ascii="Rockwell" w:hAnsi="Rockwell" w:cs="Times New Roman"/>
          <w:sz w:val="20"/>
          <w:szCs w:val="20"/>
        </w:rPr>
        <w:t>I used a correlation heatmap to understand relationships between features. I found that age and balance have positive correlation with churn, while active membership has a negative</w:t>
      </w:r>
      <w:r w:rsidRPr="00042DAD">
        <w:rPr>
          <w:rFonts w:ascii="Rockwell" w:hAnsi="Rockwell"/>
          <w:sz w:val="20"/>
          <w:szCs w:val="20"/>
        </w:rPr>
        <w:t xml:space="preserve"> </w:t>
      </w:r>
      <w:r w:rsidRPr="00042DAD">
        <w:rPr>
          <w:rFonts w:ascii="Rockwell" w:hAnsi="Rockwell" w:cs="Times New Roman"/>
          <w:sz w:val="20"/>
          <w:szCs w:val="20"/>
        </w:rPr>
        <w:t>correlation. Most other features show weak correlation, indicating they have less impact on churn</w:t>
      </w:r>
      <w:r w:rsidRPr="00042DAD">
        <w:rPr>
          <w:rFonts w:ascii="Rockwell" w:hAnsi="Rockwell"/>
          <w:sz w:val="20"/>
          <w:szCs w:val="20"/>
        </w:rPr>
        <w:t>.</w:t>
      </w:r>
    </w:p>
    <w:p w14:paraId="3A6E9FAF" w14:textId="77777777" w:rsidR="0023118B" w:rsidRPr="00042DAD" w:rsidRDefault="0023118B" w:rsidP="00A229AE">
      <w:pPr>
        <w:rPr>
          <w:rFonts w:ascii="Rockwell" w:hAnsi="Rockwell"/>
          <w:sz w:val="20"/>
          <w:szCs w:val="20"/>
        </w:rPr>
      </w:pPr>
    </w:p>
    <w:p w14:paraId="6F817328" w14:textId="095B1D81" w:rsidR="0023118B" w:rsidRPr="00420074" w:rsidRDefault="0023118B" w:rsidP="00832DC4">
      <w:pPr>
        <w:pStyle w:val="ListParagraph"/>
        <w:numPr>
          <w:ilvl w:val="0"/>
          <w:numId w:val="43"/>
        </w:numPr>
        <w:rPr>
          <w:rFonts w:ascii="Rockwell" w:hAnsi="Rockwell" w:cs="Times New Roman"/>
          <w:b/>
          <w:bCs/>
          <w:color w:val="4472C4" w:themeColor="accent1"/>
          <w:sz w:val="28"/>
          <w:szCs w:val="28"/>
          <w:u w:val="single"/>
        </w:rPr>
      </w:pPr>
      <w:r w:rsidRPr="00420074">
        <w:rPr>
          <w:rFonts w:ascii="Rockwell" w:hAnsi="Rockwell" w:cs="Times New Roman"/>
          <w:b/>
          <w:bCs/>
          <w:color w:val="4472C4" w:themeColor="accent1"/>
          <w:sz w:val="28"/>
          <w:szCs w:val="28"/>
          <w:u w:val="single"/>
        </w:rPr>
        <w:t>Encoding </w:t>
      </w:r>
    </w:p>
    <w:p w14:paraId="5B5EF9DF" w14:textId="27CA4493" w:rsidR="0023118B" w:rsidRPr="00042DAD" w:rsidRDefault="009E68ED" w:rsidP="00B52904">
      <w:pPr>
        <w:jc w:val="both"/>
        <w:rPr>
          <w:rFonts w:ascii="Rockwell" w:hAnsi="Rockwell" w:cs="Times New Roman"/>
          <w:sz w:val="20"/>
          <w:szCs w:val="20"/>
        </w:rPr>
      </w:pPr>
      <w:r w:rsidRPr="00042DAD">
        <w:rPr>
          <w:rFonts w:ascii="Rockwell" w:hAnsi="Rockwell" w:cs="Times New Roman"/>
          <w:sz w:val="20"/>
          <w:szCs w:val="20"/>
        </w:rPr>
        <w:t>I applied one-hot encoding to categorical variables and used drop_ first=True to avoid multicollinearity. I converted categorical data into numerical using one-hot encoding. Encoding ensures categorical features are properly used in machine learning models.</w:t>
      </w:r>
    </w:p>
    <w:p w14:paraId="7462BBAA" w14:textId="77777777" w:rsidR="00420074" w:rsidRPr="00420074" w:rsidRDefault="009E68ED" w:rsidP="00420074">
      <w:pPr>
        <w:pStyle w:val="ListParagraph"/>
        <w:numPr>
          <w:ilvl w:val="0"/>
          <w:numId w:val="9"/>
        </w:numPr>
        <w:spacing w:line="480" w:lineRule="auto"/>
        <w:rPr>
          <w:rFonts w:ascii="Rockwell" w:hAnsi="Rockwell" w:cs="Times New Roman"/>
          <w:b/>
          <w:bCs/>
          <w:color w:val="4472C4" w:themeColor="accent1"/>
          <w:sz w:val="28"/>
          <w:szCs w:val="28"/>
          <w:u w:val="single"/>
        </w:rPr>
      </w:pPr>
      <w:r w:rsidRPr="00420074">
        <w:rPr>
          <w:rFonts w:ascii="Rockwell" w:hAnsi="Rockwell" w:cs="Times New Roman"/>
          <w:b/>
          <w:bCs/>
          <w:color w:val="4472C4" w:themeColor="accent1"/>
          <w:sz w:val="28"/>
          <w:szCs w:val="28"/>
          <w:u w:val="single"/>
        </w:rPr>
        <w:t xml:space="preserve">Feature Scaling: </w:t>
      </w:r>
      <w:r w:rsidRPr="00420074">
        <w:rPr>
          <w:rFonts w:ascii="Rockwell" w:hAnsi="Rockwell" w:cs="Times New Roman"/>
          <w:sz w:val="20"/>
          <w:szCs w:val="20"/>
        </w:rPr>
        <w:t xml:space="preserve">Imported </w:t>
      </w:r>
      <w:proofErr w:type="spellStart"/>
      <w:r w:rsidRPr="00420074">
        <w:rPr>
          <w:rFonts w:ascii="Rockwell" w:hAnsi="Rockwell" w:cs="Times New Roman"/>
          <w:sz w:val="20"/>
          <w:szCs w:val="20"/>
        </w:rPr>
        <w:t>sklearn</w:t>
      </w:r>
      <w:proofErr w:type="spellEnd"/>
      <w:r w:rsidRPr="00420074">
        <w:rPr>
          <w:rFonts w:ascii="Rockwell" w:hAnsi="Rockwell" w:cs="Times New Roman"/>
          <w:sz w:val="20"/>
          <w:szCs w:val="20"/>
        </w:rPr>
        <w:t xml:space="preserve"> </w:t>
      </w:r>
      <w:proofErr w:type="spellStart"/>
      <w:r w:rsidRPr="00420074">
        <w:rPr>
          <w:rFonts w:ascii="Rockwell" w:hAnsi="Rockwell" w:cs="Times New Roman"/>
          <w:sz w:val="20"/>
          <w:szCs w:val="20"/>
        </w:rPr>
        <w:t>librar</w:t>
      </w:r>
      <w:proofErr w:type="spellEnd"/>
    </w:p>
    <w:p w14:paraId="79A6EC3F" w14:textId="77777777" w:rsidR="00420074" w:rsidRDefault="009E68ED" w:rsidP="00420074">
      <w:pPr>
        <w:pStyle w:val="ListParagraph"/>
        <w:spacing w:line="480" w:lineRule="auto"/>
        <w:rPr>
          <w:rFonts w:ascii="Rockwell" w:hAnsi="Rockwell" w:cs="Times New Roman"/>
          <w:sz w:val="20"/>
          <w:szCs w:val="20"/>
        </w:rPr>
      </w:pPr>
      <w:r w:rsidRPr="00420074">
        <w:rPr>
          <w:rFonts w:ascii="Rockwell" w:hAnsi="Rockwell" w:cs="Times New Roman"/>
          <w:sz w:val="20"/>
          <w:szCs w:val="20"/>
        </w:rPr>
        <w:t>For scaling, feature scaling standardization was applied</w:t>
      </w:r>
    </w:p>
    <w:p w14:paraId="2DE21DCB" w14:textId="0AC66F42" w:rsidR="009E68ED" w:rsidRPr="00420074" w:rsidRDefault="009E68ED" w:rsidP="00420074">
      <w:pPr>
        <w:pStyle w:val="ListParagraph"/>
        <w:spacing w:line="480" w:lineRule="auto"/>
        <w:rPr>
          <w:rFonts w:ascii="Rockwell" w:hAnsi="Rockwell" w:cs="Times New Roman"/>
          <w:b/>
          <w:bCs/>
          <w:color w:val="4472C4" w:themeColor="accent1"/>
          <w:sz w:val="28"/>
          <w:szCs w:val="28"/>
          <w:u w:val="single"/>
        </w:rPr>
      </w:pPr>
      <w:r w:rsidRPr="00420074">
        <w:rPr>
          <w:rFonts w:ascii="Rockwell" w:hAnsi="Rockwell" w:cs="Times New Roman"/>
          <w:sz w:val="20"/>
          <w:szCs w:val="20"/>
        </w:rPr>
        <w:t xml:space="preserve"> </w:t>
      </w:r>
      <w:proofErr w:type="spellStart"/>
      <w:r w:rsidRPr="00420074">
        <w:rPr>
          <w:rFonts w:ascii="Rockwell" w:hAnsi="Rockwell" w:cs="Times New Roman"/>
          <w:sz w:val="20"/>
          <w:szCs w:val="20"/>
        </w:rPr>
        <w:t>StandardScaler</w:t>
      </w:r>
      <w:proofErr w:type="spellEnd"/>
      <w:r w:rsidRPr="00420074">
        <w:rPr>
          <w:rFonts w:ascii="Rockwell" w:hAnsi="Rockwell" w:cs="Times New Roman"/>
          <w:sz w:val="20"/>
          <w:szCs w:val="20"/>
        </w:rPr>
        <w:t xml:space="preserve"> from </w:t>
      </w:r>
      <w:proofErr w:type="spellStart"/>
      <w:r w:rsidRPr="00420074">
        <w:rPr>
          <w:rFonts w:ascii="Rockwell" w:hAnsi="Rockwell" w:cs="Times New Roman"/>
          <w:sz w:val="20"/>
          <w:szCs w:val="20"/>
        </w:rPr>
        <w:t>sklearn</w:t>
      </w:r>
      <w:proofErr w:type="spellEnd"/>
      <w:r w:rsidRPr="00420074">
        <w:rPr>
          <w:rFonts w:ascii="Rockwell" w:hAnsi="Rockwell"/>
          <w:sz w:val="20"/>
          <w:szCs w:val="20"/>
        </w:rPr>
        <w:t xml:space="preserve">  </w:t>
      </w:r>
    </w:p>
    <w:p w14:paraId="569DB436" w14:textId="3F3FF0E4" w:rsidR="009E68ED" w:rsidRPr="00420074" w:rsidRDefault="00420074" w:rsidP="009E68ED">
      <w:p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rPr>
        <w:t xml:space="preserve">      </w:t>
      </w:r>
      <w:r w:rsidRPr="00420074">
        <w:rPr>
          <w:rFonts w:ascii="Rockwell" w:hAnsi="Rockwell" w:cs="Times New Roman"/>
          <w:b/>
          <w:bCs/>
          <w:color w:val="4472C4" w:themeColor="accent1"/>
          <w:sz w:val="22"/>
          <w:szCs w:val="22"/>
          <w:u w:val="single"/>
        </w:rPr>
        <w:t xml:space="preserve"> </w:t>
      </w:r>
      <w:r w:rsidR="009E68ED" w:rsidRPr="00420074">
        <w:rPr>
          <w:rFonts w:ascii="Rockwell" w:hAnsi="Rockwell" w:cs="Times New Roman"/>
          <w:b/>
          <w:bCs/>
          <w:color w:val="4472C4" w:themeColor="accent1"/>
          <w:sz w:val="22"/>
          <w:szCs w:val="22"/>
          <w:u w:val="single"/>
        </w:rPr>
        <w:t xml:space="preserve">Reason:  </w:t>
      </w:r>
    </w:p>
    <w:p w14:paraId="7B174FAF" w14:textId="77777777" w:rsidR="009E68ED" w:rsidRPr="00042DAD" w:rsidRDefault="009E68ED" w:rsidP="00B52904">
      <w:pPr>
        <w:pStyle w:val="ListParagraph"/>
        <w:numPr>
          <w:ilvl w:val="0"/>
          <w:numId w:val="8"/>
        </w:numPr>
        <w:spacing w:line="480" w:lineRule="auto"/>
        <w:jc w:val="both"/>
        <w:rPr>
          <w:rFonts w:ascii="Rockwell" w:hAnsi="Rockwell" w:cs="Times New Roman"/>
          <w:b/>
          <w:bCs/>
          <w:sz w:val="20"/>
          <w:szCs w:val="20"/>
          <w:u w:val="single"/>
        </w:rPr>
      </w:pPr>
      <w:r w:rsidRPr="00042DAD">
        <w:rPr>
          <w:rFonts w:ascii="Rockwell" w:hAnsi="Rockwell" w:cs="Times New Roman"/>
          <w:sz w:val="20"/>
          <w:szCs w:val="20"/>
        </w:rPr>
        <w:t xml:space="preserve">To convert data into equal weightage  </w:t>
      </w:r>
    </w:p>
    <w:p w14:paraId="4858E522" w14:textId="77777777" w:rsidR="009E68ED" w:rsidRPr="00042DAD" w:rsidRDefault="009E68ED" w:rsidP="00B52904">
      <w:pPr>
        <w:pStyle w:val="ListParagraph"/>
        <w:numPr>
          <w:ilvl w:val="0"/>
          <w:numId w:val="8"/>
        </w:numPr>
        <w:spacing w:line="480" w:lineRule="auto"/>
        <w:jc w:val="both"/>
        <w:rPr>
          <w:rFonts w:ascii="Rockwell" w:hAnsi="Rockwell" w:cs="Times New Roman"/>
          <w:sz w:val="20"/>
          <w:szCs w:val="20"/>
        </w:rPr>
      </w:pPr>
      <w:r w:rsidRPr="00042DAD">
        <w:rPr>
          <w:rFonts w:ascii="Rockwell" w:hAnsi="Rockwell" w:cs="Times New Roman"/>
          <w:sz w:val="20"/>
          <w:szCs w:val="20"/>
        </w:rPr>
        <w:t xml:space="preserve">To prepare data for machine learning algorithms  </w:t>
      </w:r>
    </w:p>
    <w:p w14:paraId="155B2D3C" w14:textId="77777777" w:rsidR="009E68ED" w:rsidRPr="00042DAD" w:rsidRDefault="009E68ED" w:rsidP="00B52904">
      <w:pPr>
        <w:pStyle w:val="ListParagraph"/>
        <w:numPr>
          <w:ilvl w:val="0"/>
          <w:numId w:val="8"/>
        </w:numPr>
        <w:spacing w:line="480" w:lineRule="auto"/>
        <w:jc w:val="both"/>
        <w:rPr>
          <w:rFonts w:ascii="Rockwell" w:hAnsi="Rockwell" w:cs="Times New Roman"/>
          <w:sz w:val="20"/>
          <w:szCs w:val="20"/>
        </w:rPr>
      </w:pPr>
      <w:r w:rsidRPr="00042DAD">
        <w:rPr>
          <w:rFonts w:ascii="Rockwell" w:hAnsi="Rockwell" w:cs="Times New Roman"/>
          <w:sz w:val="20"/>
          <w:szCs w:val="20"/>
        </w:rPr>
        <w:t xml:space="preserve">To prevent large value features from dominating the model  </w:t>
      </w:r>
    </w:p>
    <w:p w14:paraId="65E30F24" w14:textId="77777777" w:rsidR="009E68ED" w:rsidRPr="00042DAD" w:rsidRDefault="009E68ED" w:rsidP="00B52904">
      <w:pPr>
        <w:spacing w:line="480" w:lineRule="auto"/>
        <w:jc w:val="both"/>
        <w:rPr>
          <w:rFonts w:ascii="Rockwell" w:hAnsi="Rockwell"/>
          <w:sz w:val="20"/>
          <w:szCs w:val="20"/>
        </w:rPr>
      </w:pPr>
      <w:r w:rsidRPr="00042DAD">
        <w:rPr>
          <w:rFonts w:ascii="Rockwell" w:hAnsi="Rockwell" w:cs="Times New Roman"/>
          <w:sz w:val="20"/>
          <w:szCs w:val="20"/>
        </w:rPr>
        <w:t xml:space="preserve">- Standardization dataset was converted back into </w:t>
      </w:r>
      <w:proofErr w:type="spellStart"/>
      <w:r w:rsidRPr="00042DAD">
        <w:rPr>
          <w:rFonts w:ascii="Rockwell" w:hAnsi="Rockwell" w:cs="Times New Roman"/>
          <w:sz w:val="20"/>
          <w:szCs w:val="20"/>
        </w:rPr>
        <w:t>Dataframe</w:t>
      </w:r>
      <w:proofErr w:type="spellEnd"/>
      <w:r w:rsidRPr="00042DAD">
        <w:rPr>
          <w:rFonts w:ascii="Rockwell" w:hAnsi="Rockwell" w:cs="Times New Roman"/>
          <w:sz w:val="20"/>
          <w:szCs w:val="20"/>
        </w:rPr>
        <w:t xml:space="preserve"> format</w:t>
      </w:r>
      <w:r w:rsidRPr="00042DAD">
        <w:rPr>
          <w:rFonts w:ascii="Rockwell" w:hAnsi="Rockwell"/>
          <w:sz w:val="20"/>
          <w:szCs w:val="20"/>
        </w:rPr>
        <w:t>.</w:t>
      </w:r>
    </w:p>
    <w:p w14:paraId="45E6237B" w14:textId="5FFED9CF" w:rsidR="00B52904" w:rsidRPr="00042DAD" w:rsidRDefault="00B67AB1" w:rsidP="00B52904">
      <w:pPr>
        <w:spacing w:line="480" w:lineRule="auto"/>
        <w:jc w:val="both"/>
        <w:rPr>
          <w:rFonts w:ascii="Rockwell" w:hAnsi="Rockwell" w:cs="Times New Roman"/>
          <w:sz w:val="20"/>
          <w:szCs w:val="20"/>
        </w:rPr>
      </w:pPr>
      <w:r w:rsidRPr="00420074">
        <w:rPr>
          <w:rFonts w:ascii="Rockwell" w:hAnsi="Rockwell" w:cs="Times New Roman"/>
          <w:b/>
          <w:bCs/>
          <w:color w:val="4472C4" w:themeColor="accent1"/>
          <w:sz w:val="22"/>
          <w:szCs w:val="22"/>
          <w:u w:val="single"/>
        </w:rPr>
        <w:lastRenderedPageBreak/>
        <w:t>OBSERVATIONS</w:t>
      </w:r>
      <w:r w:rsidRPr="00042DAD">
        <w:rPr>
          <w:rFonts w:ascii="Rockwell" w:hAnsi="Rockwell"/>
          <w:sz w:val="20"/>
          <w:szCs w:val="20"/>
        </w:rPr>
        <w:t>:</w:t>
      </w:r>
      <w:r w:rsidRPr="00042DAD">
        <w:rPr>
          <w:rFonts w:ascii="Rockwell" w:hAnsi="Rockwell" w:cs="Segoe UI"/>
          <w:sz w:val="20"/>
          <w:szCs w:val="20"/>
          <w:shd w:val="clear" w:color="auto" w:fill="FFFFFF"/>
        </w:rPr>
        <w:t xml:space="preserve"> </w:t>
      </w:r>
      <w:r w:rsidRPr="00042DAD">
        <w:rPr>
          <w:rFonts w:ascii="Rockwell" w:hAnsi="Rockwell" w:cs="Times New Roman"/>
          <w:sz w:val="20"/>
          <w:szCs w:val="20"/>
        </w:rPr>
        <w:t xml:space="preserve">I applied </w:t>
      </w:r>
      <w:proofErr w:type="spellStart"/>
      <w:r w:rsidRPr="00042DAD">
        <w:rPr>
          <w:rFonts w:ascii="Rockwell" w:hAnsi="Rockwell" w:cs="Times New Roman"/>
          <w:sz w:val="20"/>
          <w:szCs w:val="20"/>
        </w:rPr>
        <w:t>StandardScaler</w:t>
      </w:r>
      <w:proofErr w:type="spellEnd"/>
      <w:r w:rsidRPr="00042DAD">
        <w:rPr>
          <w:rFonts w:ascii="Rockwell" w:hAnsi="Rockwell" w:cs="Times New Roman"/>
          <w:sz w:val="20"/>
          <w:szCs w:val="20"/>
        </w:rPr>
        <w:t xml:space="preserve"> to normalize numerical features so that all variables are on the same scale, which helps in better comparison and prepares the data for future modeling.</w:t>
      </w:r>
      <w:r w:rsidRPr="00042DAD">
        <w:rPr>
          <w:rFonts w:ascii="Rockwell" w:hAnsi="Rockwell" w:cs="Times New Roman"/>
          <w:sz w:val="20"/>
          <w:szCs w:val="20"/>
          <w:shd w:val="clear" w:color="auto" w:fill="FFFFFF"/>
        </w:rPr>
        <w:t xml:space="preserve"> </w:t>
      </w:r>
      <w:proofErr w:type="gramStart"/>
      <w:r w:rsidRPr="00042DAD">
        <w:rPr>
          <w:rFonts w:ascii="Rockwell" w:hAnsi="Rockwell" w:cs="Times New Roman"/>
          <w:sz w:val="20"/>
          <w:szCs w:val="20"/>
        </w:rPr>
        <w:t>:After</w:t>
      </w:r>
      <w:proofErr w:type="gramEnd"/>
      <w:r w:rsidRPr="00042DAD">
        <w:rPr>
          <w:rFonts w:ascii="Rockwell" w:hAnsi="Rockwell" w:cs="Times New Roman"/>
          <w:sz w:val="20"/>
          <w:szCs w:val="20"/>
        </w:rPr>
        <w:t xml:space="preserve"> applying </w:t>
      </w:r>
      <w:proofErr w:type="spellStart"/>
      <w:r w:rsidRPr="00042DAD">
        <w:rPr>
          <w:rFonts w:ascii="Rockwell" w:hAnsi="Rockwell" w:cs="Times New Roman"/>
          <w:sz w:val="20"/>
          <w:szCs w:val="20"/>
        </w:rPr>
        <w:t>StandardScaler</w:t>
      </w:r>
      <w:proofErr w:type="spellEnd"/>
      <w:r w:rsidRPr="00042DAD">
        <w:rPr>
          <w:rFonts w:ascii="Rockwell" w:hAnsi="Rockwell" w:cs="Times New Roman"/>
          <w:sz w:val="20"/>
          <w:szCs w:val="20"/>
        </w:rPr>
        <w:t xml:space="preserve">, the output was a NumPy array. </w:t>
      </w:r>
      <w:proofErr w:type="gramStart"/>
      <w:r w:rsidRPr="00042DAD">
        <w:rPr>
          <w:rFonts w:ascii="Rockwell" w:hAnsi="Rockwell" w:cs="Times New Roman"/>
          <w:sz w:val="20"/>
          <w:szCs w:val="20"/>
        </w:rPr>
        <w:t>So</w:t>
      </w:r>
      <w:proofErr w:type="gramEnd"/>
      <w:r w:rsidRPr="00042DAD">
        <w:rPr>
          <w:rFonts w:ascii="Rockwell" w:hAnsi="Rockwell" w:cs="Times New Roman"/>
          <w:sz w:val="20"/>
          <w:szCs w:val="20"/>
        </w:rPr>
        <w:t xml:space="preserve"> I converted it back into a </w:t>
      </w:r>
      <w:proofErr w:type="spellStart"/>
      <w:r w:rsidRPr="00042DAD">
        <w:rPr>
          <w:rFonts w:ascii="Rockwell" w:hAnsi="Rockwell" w:cs="Times New Roman"/>
          <w:sz w:val="20"/>
          <w:szCs w:val="20"/>
        </w:rPr>
        <w:t>DataFrame</w:t>
      </w:r>
      <w:proofErr w:type="spellEnd"/>
      <w:r w:rsidRPr="00042DAD">
        <w:rPr>
          <w:rFonts w:ascii="Rockwell" w:hAnsi="Rockwell" w:cs="Times New Roman"/>
          <w:sz w:val="20"/>
          <w:szCs w:val="20"/>
        </w:rPr>
        <w:t xml:space="preserve"> to retain column names and make the data easier to interpret</w:t>
      </w:r>
      <w:r w:rsidR="00B52904" w:rsidRPr="00042DAD">
        <w:rPr>
          <w:rFonts w:ascii="Rockwell" w:hAnsi="Rockwell" w:cs="Times New Roman"/>
          <w:sz w:val="20"/>
          <w:szCs w:val="20"/>
        </w:rPr>
        <w:t>.</w:t>
      </w:r>
    </w:p>
    <w:p w14:paraId="7033C8FC" w14:textId="51220404" w:rsidR="00B67AB1" w:rsidRPr="00420074" w:rsidRDefault="00B67AB1" w:rsidP="00420074">
      <w:pPr>
        <w:rPr>
          <w:rFonts w:ascii="Rockwell" w:hAnsi="Rockwell" w:cs="Times New Roman"/>
          <w:color w:val="4472C4" w:themeColor="accent1"/>
          <w:sz w:val="28"/>
          <w:szCs w:val="28"/>
        </w:rPr>
      </w:pPr>
      <w:r w:rsidRPr="00420074">
        <w:rPr>
          <w:rFonts w:ascii="Rockwell" w:hAnsi="Rockwell" w:cs="Times New Roman"/>
          <w:b/>
          <w:bCs/>
          <w:color w:val="4472C4" w:themeColor="accent1"/>
          <w:sz w:val="28"/>
          <w:szCs w:val="28"/>
          <w:highlight w:val="yellow"/>
          <w:u w:val="single"/>
        </w:rPr>
        <w:t>Power BI Dashboard Architecture</w:t>
      </w:r>
    </w:p>
    <w:p w14:paraId="7470C281" w14:textId="0F5CC116" w:rsidR="00B67AB1" w:rsidRPr="00042DAD" w:rsidRDefault="00C82A3C" w:rsidP="00C82A3C">
      <w:pPr>
        <w:spacing w:line="480" w:lineRule="auto"/>
        <w:jc w:val="both"/>
        <w:rPr>
          <w:rFonts w:ascii="Rockwell" w:hAnsi="Rockwell" w:cs="Times New Roman"/>
          <w:sz w:val="20"/>
          <w:szCs w:val="20"/>
        </w:rPr>
      </w:pPr>
      <w:r w:rsidRPr="00042DAD">
        <w:rPr>
          <w:rFonts w:ascii="Rockwell" w:hAnsi="Rockwell" w:cs="Times New Roman"/>
          <w:sz w:val="20"/>
          <w:szCs w:val="20"/>
        </w:rPr>
        <w:tab/>
      </w:r>
      <w:r w:rsidRPr="00042DAD">
        <w:rPr>
          <w:rFonts w:ascii="Rockwell" w:hAnsi="Rockwell" w:cs="Times New Roman"/>
          <w:sz w:val="20"/>
          <w:szCs w:val="20"/>
        </w:rPr>
        <w:tab/>
      </w:r>
      <w:r w:rsidR="00B67AB1" w:rsidRPr="00042DAD">
        <w:rPr>
          <w:rFonts w:ascii="Rockwell" w:hAnsi="Rockwell" w:cs="Times New Roman"/>
          <w:sz w:val="20"/>
          <w:szCs w:val="20"/>
        </w:rPr>
        <w:t>The Power BI dashboard transforms raw data into interactive, business-ready visualizations. The architecture follows best practices for data modeling, DAX measure creation, and user experience design.</w:t>
      </w:r>
    </w:p>
    <w:p w14:paraId="6A3B86C9" w14:textId="77777777" w:rsidR="00B67AB1" w:rsidRPr="00420074" w:rsidRDefault="00B67AB1" w:rsidP="00832DC4">
      <w:pPr>
        <w:pStyle w:val="ListParagraph"/>
        <w:numPr>
          <w:ilvl w:val="0"/>
          <w:numId w:val="45"/>
        </w:num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Data Loading</w:t>
      </w:r>
    </w:p>
    <w:p w14:paraId="08AECD60" w14:textId="5AA5A76B" w:rsidR="00B67AB1" w:rsidRPr="00042DAD" w:rsidRDefault="00C82A3C" w:rsidP="00C82A3C">
      <w:pPr>
        <w:spacing w:line="480" w:lineRule="auto"/>
        <w:ind w:firstLine="360"/>
        <w:jc w:val="both"/>
        <w:rPr>
          <w:rFonts w:ascii="Rockwell" w:hAnsi="Rockwell" w:cs="Times New Roman"/>
          <w:sz w:val="20"/>
          <w:szCs w:val="20"/>
        </w:rPr>
      </w:pPr>
      <w:r w:rsidRPr="00042DAD">
        <w:rPr>
          <w:rFonts w:ascii="Rockwell" w:hAnsi="Rockwell" w:cs="Times New Roman"/>
          <w:sz w:val="20"/>
          <w:szCs w:val="20"/>
        </w:rPr>
        <w:tab/>
      </w:r>
      <w:r w:rsidRPr="00042DAD">
        <w:rPr>
          <w:rFonts w:ascii="Rockwell" w:hAnsi="Rockwell" w:cs="Times New Roman"/>
          <w:sz w:val="20"/>
          <w:szCs w:val="20"/>
        </w:rPr>
        <w:tab/>
      </w:r>
      <w:r w:rsidR="00B67AB1" w:rsidRPr="00042DAD">
        <w:rPr>
          <w:rFonts w:ascii="Rockwell" w:hAnsi="Rockwell" w:cs="Times New Roman"/>
          <w:sz w:val="20"/>
          <w:szCs w:val="20"/>
        </w:rPr>
        <w:t>Imported CSV file into Power BI using Power Query for transformation and data shaping operations</w:t>
      </w:r>
    </w:p>
    <w:p w14:paraId="17937EA9" w14:textId="77777777" w:rsidR="00832DC4" w:rsidRPr="00420074" w:rsidRDefault="00B67AB1" w:rsidP="00B67AB1">
      <w:pPr>
        <w:pStyle w:val="ListParagraph"/>
        <w:numPr>
          <w:ilvl w:val="0"/>
          <w:numId w:val="46"/>
        </w:num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Power Query Steps</w:t>
      </w:r>
    </w:p>
    <w:p w14:paraId="7F8D3191" w14:textId="77777777" w:rsidR="00420074" w:rsidRDefault="00B67AB1" w:rsidP="00420074">
      <w:pPr>
        <w:pStyle w:val="ListParagraph"/>
        <w:spacing w:line="480" w:lineRule="auto"/>
        <w:jc w:val="both"/>
        <w:rPr>
          <w:rFonts w:ascii="Rockwell" w:hAnsi="Rockwell" w:cs="Times New Roman"/>
          <w:sz w:val="20"/>
          <w:szCs w:val="20"/>
        </w:rPr>
      </w:pPr>
      <w:r w:rsidRPr="00042DAD">
        <w:rPr>
          <w:rFonts w:ascii="Rockwell" w:hAnsi="Rockwell" w:cs="Times New Roman"/>
          <w:sz w:val="20"/>
          <w:szCs w:val="20"/>
        </w:rPr>
        <w:t>Removed Customer Id columns, changed data types for accuracy, added calculated columns including Age Group and Balance Category bins</w:t>
      </w:r>
    </w:p>
    <w:p w14:paraId="27E47BA6" w14:textId="1973839F" w:rsidR="00420074" w:rsidRPr="00420074" w:rsidRDefault="00B67AB1" w:rsidP="00420074">
      <w:pPr>
        <w:pStyle w:val="ListParagraph"/>
        <w:numPr>
          <w:ilvl w:val="0"/>
          <w:numId w:val="46"/>
        </w:numPr>
        <w:spacing w:line="480" w:lineRule="auto"/>
        <w:jc w:val="both"/>
        <w:rPr>
          <w:rFonts w:ascii="Rockwell" w:hAnsi="Rockwell" w:cs="Times New Roman"/>
          <w:sz w:val="20"/>
          <w:szCs w:val="20"/>
        </w:rPr>
      </w:pPr>
      <w:r w:rsidRPr="00420074">
        <w:rPr>
          <w:rFonts w:ascii="Rockwell" w:hAnsi="Rockwell" w:cs="Times New Roman"/>
          <w:b/>
          <w:bCs/>
          <w:color w:val="4472C4" w:themeColor="accent1"/>
          <w:sz w:val="22"/>
          <w:szCs w:val="22"/>
          <w:u w:val="single"/>
        </w:rPr>
        <w:t>Data Modeling</w:t>
      </w:r>
    </w:p>
    <w:p w14:paraId="50E070CE" w14:textId="1826E9CF" w:rsidR="00B67AB1" w:rsidRPr="00420074" w:rsidRDefault="00B67AB1" w:rsidP="00420074">
      <w:pPr>
        <w:pStyle w:val="ListParagraph"/>
        <w:spacing w:line="480" w:lineRule="auto"/>
        <w:rPr>
          <w:rFonts w:ascii="Rockwell" w:hAnsi="Rockwell" w:cs="Times New Roman"/>
          <w:b/>
          <w:bCs/>
          <w:color w:val="4472C4" w:themeColor="accent1"/>
          <w:sz w:val="22"/>
          <w:szCs w:val="22"/>
          <w:u w:val="single"/>
        </w:rPr>
      </w:pPr>
      <w:r w:rsidRPr="00420074">
        <w:rPr>
          <w:rFonts w:ascii="Rockwell" w:hAnsi="Rockwell" w:cs="Times New Roman"/>
          <w:sz w:val="20"/>
          <w:szCs w:val="20"/>
        </w:rPr>
        <w:t>Created single table model with no relationships required since only one dataset is used for analysis</w:t>
      </w:r>
    </w:p>
    <w:p w14:paraId="7CF73BEF" w14:textId="77777777" w:rsidR="00420074" w:rsidRDefault="00B67AB1" w:rsidP="00420074">
      <w:pPr>
        <w:pStyle w:val="ListParagraph"/>
        <w:numPr>
          <w:ilvl w:val="0"/>
          <w:numId w:val="48"/>
        </w:num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DAX Measures</w:t>
      </w:r>
    </w:p>
    <w:p w14:paraId="75EC950A" w14:textId="62F25015" w:rsidR="00B67AB1" w:rsidRPr="00420074" w:rsidRDefault="00420074" w:rsidP="00420074">
      <w:pPr>
        <w:pStyle w:val="ListParagraph"/>
        <w:spacing w:line="480" w:lineRule="auto"/>
        <w:rPr>
          <w:rFonts w:ascii="Rockwell" w:hAnsi="Rockwell" w:cs="Times New Roman"/>
          <w:b/>
          <w:bCs/>
          <w:color w:val="4472C4" w:themeColor="accent1"/>
          <w:sz w:val="22"/>
          <w:szCs w:val="22"/>
          <w:u w:val="single"/>
        </w:rPr>
      </w:pPr>
      <w:r>
        <w:rPr>
          <w:rFonts w:ascii="Rockwell" w:hAnsi="Rockwell" w:cs="Times New Roman"/>
          <w:b/>
          <w:bCs/>
          <w:color w:val="4472C4" w:themeColor="accent1"/>
          <w:sz w:val="22"/>
          <w:szCs w:val="22"/>
          <w:u w:val="single"/>
        </w:rPr>
        <w:t xml:space="preserve">  </w:t>
      </w:r>
      <w:r w:rsidR="00B67AB1" w:rsidRPr="00420074">
        <w:rPr>
          <w:rFonts w:ascii="Rockwell" w:hAnsi="Rockwell" w:cs="Times New Roman"/>
          <w:sz w:val="20"/>
          <w:szCs w:val="20"/>
        </w:rPr>
        <w:t>Developed key measures including Total Customers, Churned Customers, Churn Rate using DIVIDE function, and Active Customers calculations</w:t>
      </w:r>
      <w:r w:rsidR="00C82A3C" w:rsidRPr="00420074">
        <w:rPr>
          <w:rFonts w:ascii="Rockwell" w:hAnsi="Rockwell" w:cs="Times New Roman"/>
          <w:sz w:val="20"/>
          <w:szCs w:val="20"/>
        </w:rPr>
        <w:t>.</w:t>
      </w:r>
    </w:p>
    <w:p w14:paraId="1235A664" w14:textId="41C1983D" w:rsidR="00DC6541" w:rsidRPr="00042DAD" w:rsidRDefault="00715935" w:rsidP="00C82A3C">
      <w:pPr>
        <w:spacing w:line="480" w:lineRule="auto"/>
        <w:jc w:val="both"/>
        <w:rPr>
          <w:rFonts w:ascii="Rockwell" w:hAnsi="Rockwell" w:cs="Times New Roman"/>
          <w:sz w:val="20"/>
          <w:szCs w:val="20"/>
        </w:rPr>
      </w:pPr>
      <w:r w:rsidRPr="00042DAD">
        <w:rPr>
          <w:rFonts w:ascii="Rockwell" w:hAnsi="Rockwell" w:cs="Times New Roman"/>
          <w:sz w:val="20"/>
          <w:szCs w:val="20"/>
        </w:rPr>
        <w:t>1.</w:t>
      </w:r>
      <w:r w:rsidR="00DC6541" w:rsidRPr="00042DAD">
        <w:rPr>
          <w:rFonts w:ascii="Rockwell" w:hAnsi="Rockwell" w:cs="Times New Roman"/>
          <w:sz w:val="20"/>
          <w:szCs w:val="20"/>
        </w:rPr>
        <w:t xml:space="preserve"> Churn Rate = DIVIDE ([Churned Customers], [Total Customers])</w:t>
      </w:r>
    </w:p>
    <w:p w14:paraId="230DD72D" w14:textId="6CE82D08" w:rsidR="00DC6541" w:rsidRPr="00042DAD" w:rsidRDefault="00DC6541" w:rsidP="00C82A3C">
      <w:pPr>
        <w:spacing w:line="480" w:lineRule="auto"/>
        <w:jc w:val="both"/>
        <w:rPr>
          <w:rFonts w:ascii="Rockwell" w:hAnsi="Rockwell" w:cs="Times New Roman"/>
          <w:sz w:val="20"/>
          <w:szCs w:val="20"/>
        </w:rPr>
      </w:pPr>
      <w:r w:rsidRPr="00042DAD">
        <w:rPr>
          <w:rFonts w:ascii="Rockwell" w:hAnsi="Rockwell" w:cs="Times New Roman"/>
          <w:sz w:val="20"/>
          <w:szCs w:val="20"/>
        </w:rPr>
        <w:t xml:space="preserve">2. Churned Customers = </w:t>
      </w:r>
      <w:r w:rsidR="00715935" w:rsidRPr="00042DAD">
        <w:rPr>
          <w:rFonts w:ascii="Rockwell" w:hAnsi="Rockwell" w:cs="Times New Roman"/>
          <w:sz w:val="20"/>
          <w:szCs w:val="20"/>
        </w:rPr>
        <w:t>CALCULATCOUNTROWS (</w:t>
      </w:r>
      <w:r w:rsidRPr="00042DAD">
        <w:rPr>
          <w:rFonts w:ascii="Rockwell" w:hAnsi="Rockwell" w:cs="Times New Roman"/>
          <w:sz w:val="20"/>
          <w:szCs w:val="20"/>
        </w:rPr>
        <w:t>'Bank Customer Churn Prediction'),'Bank Customer Churn Prediction'[churn] = 1)</w:t>
      </w:r>
    </w:p>
    <w:p w14:paraId="5D2457B5" w14:textId="78528128" w:rsidR="00DC6541" w:rsidRPr="00042DAD" w:rsidRDefault="00DC6541" w:rsidP="00C82A3C">
      <w:pPr>
        <w:spacing w:line="480" w:lineRule="auto"/>
        <w:jc w:val="both"/>
        <w:rPr>
          <w:rFonts w:ascii="Rockwell" w:hAnsi="Rockwell" w:cs="Times New Roman"/>
          <w:sz w:val="20"/>
          <w:szCs w:val="20"/>
        </w:rPr>
      </w:pPr>
      <w:r w:rsidRPr="00042DAD">
        <w:rPr>
          <w:rFonts w:ascii="Rockwell" w:hAnsi="Rockwell" w:cs="Times New Roman"/>
          <w:sz w:val="20"/>
          <w:szCs w:val="20"/>
        </w:rPr>
        <w:t xml:space="preserve">3. Active % = </w:t>
      </w:r>
      <w:r w:rsidR="00715935" w:rsidRPr="00042DAD">
        <w:rPr>
          <w:rFonts w:ascii="Rockwell" w:hAnsi="Rockwell" w:cs="Times New Roman"/>
          <w:sz w:val="20"/>
          <w:szCs w:val="20"/>
        </w:rPr>
        <w:t>DIVIDE (CALCULATE</w:t>
      </w:r>
      <w:r w:rsidRPr="00042DAD">
        <w:rPr>
          <w:rFonts w:ascii="Rockwell" w:hAnsi="Rockwell" w:cs="Times New Roman"/>
          <w:sz w:val="20"/>
          <w:szCs w:val="20"/>
        </w:rPr>
        <w:t xml:space="preserve"> </w:t>
      </w:r>
      <w:r w:rsidR="00715935" w:rsidRPr="00042DAD">
        <w:rPr>
          <w:rFonts w:ascii="Rockwell" w:hAnsi="Rockwell" w:cs="Times New Roman"/>
          <w:sz w:val="20"/>
          <w:szCs w:val="20"/>
        </w:rPr>
        <w:t>(COUNTROWS (</w:t>
      </w:r>
      <w:r w:rsidRPr="00042DAD">
        <w:rPr>
          <w:rFonts w:ascii="Rockwell" w:hAnsi="Rockwell" w:cs="Times New Roman"/>
          <w:sz w:val="20"/>
          <w:szCs w:val="20"/>
        </w:rPr>
        <w:t>'Bank Customer Churn Prediction'),'Bank Customer Churn Prediction'[</w:t>
      </w:r>
      <w:proofErr w:type="spellStart"/>
      <w:r w:rsidRPr="00042DAD">
        <w:rPr>
          <w:rFonts w:ascii="Rockwell" w:hAnsi="Rockwell" w:cs="Times New Roman"/>
          <w:sz w:val="20"/>
          <w:szCs w:val="20"/>
        </w:rPr>
        <w:t>active_member</w:t>
      </w:r>
      <w:proofErr w:type="spellEnd"/>
      <w:r w:rsidRPr="00042DAD">
        <w:rPr>
          <w:rFonts w:ascii="Rockwell" w:hAnsi="Rockwell" w:cs="Times New Roman"/>
          <w:sz w:val="20"/>
          <w:szCs w:val="20"/>
        </w:rPr>
        <w:t xml:space="preserve">] = </w:t>
      </w:r>
      <w:r w:rsidR="00715935" w:rsidRPr="00042DAD">
        <w:rPr>
          <w:rFonts w:ascii="Rockwell" w:hAnsi="Rockwell" w:cs="Times New Roman"/>
          <w:sz w:val="20"/>
          <w:szCs w:val="20"/>
        </w:rPr>
        <w:t>1, [</w:t>
      </w:r>
      <w:r w:rsidRPr="00042DAD">
        <w:rPr>
          <w:rFonts w:ascii="Rockwell" w:hAnsi="Rockwell" w:cs="Times New Roman"/>
          <w:sz w:val="20"/>
          <w:szCs w:val="20"/>
        </w:rPr>
        <w:t>Total Customers])</w:t>
      </w:r>
    </w:p>
    <w:p w14:paraId="5C863B04" w14:textId="4E177EB9" w:rsidR="00DC6541" w:rsidRPr="00042DAD" w:rsidRDefault="00DC6541" w:rsidP="00C82A3C">
      <w:pPr>
        <w:spacing w:line="480" w:lineRule="auto"/>
        <w:jc w:val="both"/>
        <w:rPr>
          <w:rFonts w:ascii="Rockwell" w:hAnsi="Rockwell" w:cs="Times New Roman"/>
          <w:sz w:val="20"/>
          <w:szCs w:val="20"/>
        </w:rPr>
      </w:pPr>
      <w:r w:rsidRPr="00042DAD">
        <w:rPr>
          <w:rFonts w:ascii="Rockwell" w:hAnsi="Rockwell" w:cs="Times New Roman"/>
          <w:sz w:val="20"/>
          <w:szCs w:val="20"/>
        </w:rPr>
        <w:t>4.</w:t>
      </w:r>
      <w:r w:rsidRPr="00042DAD">
        <w:rPr>
          <w:rFonts w:ascii="Rockwell" w:eastAsia="Times New Roman" w:hAnsi="Rockwell" w:cs="Times New Roman"/>
          <w:color w:val="000000"/>
          <w:kern w:val="0"/>
          <w:sz w:val="20"/>
          <w:szCs w:val="20"/>
          <w14:ligatures w14:val="none"/>
        </w:rPr>
        <w:t xml:space="preserve"> </w:t>
      </w:r>
      <w:r w:rsidRPr="00042DAD">
        <w:rPr>
          <w:rFonts w:ascii="Rockwell" w:hAnsi="Rockwell" w:cs="Times New Roman"/>
          <w:sz w:val="20"/>
          <w:szCs w:val="20"/>
        </w:rPr>
        <w:t>Avg Balance = AVERAGE ('Bank Customer Churn Prediction'[balance])</w:t>
      </w:r>
    </w:p>
    <w:p w14:paraId="0B7273EE" w14:textId="72012C13" w:rsidR="00DC6541" w:rsidRPr="00042DAD" w:rsidRDefault="00DC6541" w:rsidP="00C82A3C">
      <w:pPr>
        <w:spacing w:line="480" w:lineRule="auto"/>
        <w:jc w:val="both"/>
        <w:rPr>
          <w:rFonts w:ascii="Rockwell" w:hAnsi="Rockwell" w:cs="Times New Roman"/>
          <w:sz w:val="20"/>
          <w:szCs w:val="20"/>
        </w:rPr>
      </w:pPr>
      <w:r w:rsidRPr="00042DAD">
        <w:rPr>
          <w:rFonts w:ascii="Rockwell" w:hAnsi="Rockwell" w:cs="Times New Roman"/>
          <w:sz w:val="20"/>
          <w:szCs w:val="20"/>
        </w:rPr>
        <w:lastRenderedPageBreak/>
        <w:t xml:space="preserve">5. Avg Salary = </w:t>
      </w:r>
      <w:r w:rsidR="00715935" w:rsidRPr="00042DAD">
        <w:rPr>
          <w:rFonts w:ascii="Rockwell" w:hAnsi="Rockwell" w:cs="Times New Roman"/>
          <w:sz w:val="20"/>
          <w:szCs w:val="20"/>
        </w:rPr>
        <w:t>AVERAGE (</w:t>
      </w:r>
      <w:r w:rsidRPr="00042DAD">
        <w:rPr>
          <w:rFonts w:ascii="Rockwell" w:hAnsi="Rockwell" w:cs="Times New Roman"/>
          <w:sz w:val="20"/>
          <w:szCs w:val="20"/>
        </w:rPr>
        <w:t>'Bank Customer Churn Prediction'[</w:t>
      </w:r>
      <w:proofErr w:type="spellStart"/>
      <w:r w:rsidRPr="00042DAD">
        <w:rPr>
          <w:rFonts w:ascii="Rockwell" w:hAnsi="Rockwell" w:cs="Times New Roman"/>
          <w:sz w:val="20"/>
          <w:szCs w:val="20"/>
        </w:rPr>
        <w:t>estimated_salary</w:t>
      </w:r>
      <w:proofErr w:type="spellEnd"/>
      <w:r w:rsidRPr="00042DAD">
        <w:rPr>
          <w:rFonts w:ascii="Rockwell" w:hAnsi="Rockwell" w:cs="Times New Roman"/>
          <w:sz w:val="20"/>
          <w:szCs w:val="20"/>
        </w:rPr>
        <w:t>])</w:t>
      </w:r>
    </w:p>
    <w:p w14:paraId="54F152B1" w14:textId="7C33C995" w:rsidR="00DC6541" w:rsidRPr="00042DAD" w:rsidRDefault="00DC6541" w:rsidP="00DC6541">
      <w:pPr>
        <w:spacing w:line="480" w:lineRule="auto"/>
        <w:rPr>
          <w:rFonts w:ascii="Rockwell" w:hAnsi="Rockwell" w:cs="Times New Roman"/>
          <w:sz w:val="20"/>
          <w:szCs w:val="20"/>
        </w:rPr>
      </w:pPr>
      <w:r w:rsidRPr="00042DAD">
        <w:rPr>
          <w:rFonts w:ascii="Rockwell" w:hAnsi="Rockwell" w:cs="Times New Roman"/>
          <w:sz w:val="20"/>
          <w:szCs w:val="20"/>
        </w:rPr>
        <w:t>6.</w:t>
      </w:r>
      <w:r w:rsidRPr="00042DAD">
        <w:rPr>
          <w:rFonts w:ascii="Rockwell" w:eastAsia="Times New Roman" w:hAnsi="Rockwell" w:cs="Times New Roman"/>
          <w:color w:val="000000"/>
          <w:kern w:val="0"/>
          <w:sz w:val="20"/>
          <w:szCs w:val="20"/>
          <w14:ligatures w14:val="none"/>
        </w:rPr>
        <w:t xml:space="preserve"> </w:t>
      </w:r>
      <w:r w:rsidRPr="00042DAD">
        <w:rPr>
          <w:rFonts w:ascii="Rockwell" w:hAnsi="Rockwell" w:cs="Times New Roman"/>
          <w:sz w:val="20"/>
          <w:szCs w:val="20"/>
        </w:rPr>
        <w:t>Total Customers = COUNTROWS ('Bank Customer Churn Prediction')</w:t>
      </w:r>
    </w:p>
    <w:p w14:paraId="6B5FD5A5" w14:textId="37A11330" w:rsidR="00DC6541" w:rsidRPr="00042DAD" w:rsidRDefault="00DC6541" w:rsidP="00DC6541">
      <w:pPr>
        <w:spacing w:line="480" w:lineRule="auto"/>
        <w:rPr>
          <w:rFonts w:ascii="Rockwell" w:hAnsi="Rockwell" w:cs="Times New Roman"/>
          <w:sz w:val="20"/>
          <w:szCs w:val="20"/>
        </w:rPr>
      </w:pPr>
      <w:r w:rsidRPr="00042DAD">
        <w:rPr>
          <w:rFonts w:ascii="Rockwell" w:hAnsi="Rockwell" w:cs="Times New Roman"/>
          <w:sz w:val="20"/>
          <w:szCs w:val="20"/>
        </w:rPr>
        <w:t>7. Active Status = IF([</w:t>
      </w:r>
      <w:proofErr w:type="spellStart"/>
      <w:r w:rsidRPr="00042DAD">
        <w:rPr>
          <w:rFonts w:ascii="Rockwell" w:hAnsi="Rockwell" w:cs="Times New Roman"/>
          <w:sz w:val="20"/>
          <w:szCs w:val="20"/>
        </w:rPr>
        <w:t>active_</w:t>
      </w:r>
      <w:proofErr w:type="gramStart"/>
      <w:r w:rsidRPr="00042DAD">
        <w:rPr>
          <w:rFonts w:ascii="Rockwell" w:hAnsi="Rockwell" w:cs="Times New Roman"/>
          <w:sz w:val="20"/>
          <w:szCs w:val="20"/>
        </w:rPr>
        <w:t>member</w:t>
      </w:r>
      <w:proofErr w:type="spellEnd"/>
      <w:r w:rsidRPr="00042DAD">
        <w:rPr>
          <w:rFonts w:ascii="Rockwell" w:hAnsi="Rockwell" w:cs="Times New Roman"/>
          <w:sz w:val="20"/>
          <w:szCs w:val="20"/>
        </w:rPr>
        <w:t>]=</w:t>
      </w:r>
      <w:proofErr w:type="gramEnd"/>
      <w:r w:rsidRPr="00042DAD">
        <w:rPr>
          <w:rFonts w:ascii="Rockwell" w:hAnsi="Rockwell" w:cs="Times New Roman"/>
          <w:sz w:val="20"/>
          <w:szCs w:val="20"/>
        </w:rPr>
        <w:t>1,"Active","Inactive")</w:t>
      </w:r>
    </w:p>
    <w:p w14:paraId="438C2EC9" w14:textId="3406F661" w:rsidR="00DC6541" w:rsidRPr="00042DAD" w:rsidRDefault="00DC6541" w:rsidP="00DC6541">
      <w:pPr>
        <w:spacing w:line="480" w:lineRule="auto"/>
        <w:rPr>
          <w:rFonts w:ascii="Rockwell" w:hAnsi="Rockwell" w:cs="Times New Roman"/>
          <w:sz w:val="20"/>
          <w:szCs w:val="20"/>
        </w:rPr>
      </w:pPr>
      <w:r w:rsidRPr="00042DAD">
        <w:rPr>
          <w:rFonts w:ascii="Rockwell" w:hAnsi="Rockwell" w:cs="Times New Roman"/>
          <w:sz w:val="20"/>
          <w:szCs w:val="20"/>
        </w:rPr>
        <w:t>8. Age Group = SWITCH(</w:t>
      </w:r>
      <w:proofErr w:type="gramStart"/>
      <w:r w:rsidRPr="00042DAD">
        <w:rPr>
          <w:rFonts w:ascii="Rockwell" w:hAnsi="Rockwell" w:cs="Times New Roman"/>
          <w:sz w:val="20"/>
          <w:szCs w:val="20"/>
        </w:rPr>
        <w:t>TRUE(</w:t>
      </w:r>
      <w:proofErr w:type="gramEnd"/>
      <w:r w:rsidRPr="00042DAD">
        <w:rPr>
          <w:rFonts w:ascii="Rockwell" w:hAnsi="Rockwell" w:cs="Times New Roman"/>
          <w:sz w:val="20"/>
          <w:szCs w:val="20"/>
        </w:rPr>
        <w:t>), 'Bank Customer Churn Prediction'[age] &lt; 30, "</w:t>
      </w:r>
      <w:proofErr w:type="spellStart"/>
      <w:r w:rsidRPr="00042DAD">
        <w:rPr>
          <w:rFonts w:ascii="Rockwell" w:hAnsi="Rockwell" w:cs="Times New Roman"/>
          <w:sz w:val="20"/>
          <w:szCs w:val="20"/>
        </w:rPr>
        <w:t>Young",'Bank</w:t>
      </w:r>
      <w:proofErr w:type="spellEnd"/>
      <w:r w:rsidRPr="00042DAD">
        <w:rPr>
          <w:rFonts w:ascii="Rockwell" w:hAnsi="Rockwell" w:cs="Times New Roman"/>
          <w:sz w:val="20"/>
          <w:szCs w:val="20"/>
        </w:rPr>
        <w:t xml:space="preserve"> Customer Churn Prediction'[age] &lt; 50, "</w:t>
      </w:r>
      <w:proofErr w:type="spellStart"/>
      <w:r w:rsidRPr="00042DAD">
        <w:rPr>
          <w:rFonts w:ascii="Rockwell" w:hAnsi="Rockwell" w:cs="Times New Roman"/>
          <w:sz w:val="20"/>
          <w:szCs w:val="20"/>
        </w:rPr>
        <w:t>Middle","Senior</w:t>
      </w:r>
      <w:proofErr w:type="spellEnd"/>
      <w:r w:rsidRPr="00042DAD">
        <w:rPr>
          <w:rFonts w:ascii="Rockwell" w:hAnsi="Rockwell" w:cs="Times New Roman"/>
          <w:sz w:val="20"/>
          <w:szCs w:val="20"/>
        </w:rPr>
        <w:t>”)</w:t>
      </w:r>
    </w:p>
    <w:p w14:paraId="63703082" w14:textId="2AA7B6C8" w:rsidR="00480B47" w:rsidRPr="00042DAD" w:rsidRDefault="00DC6541" w:rsidP="00480B47">
      <w:pPr>
        <w:spacing w:line="480" w:lineRule="auto"/>
        <w:rPr>
          <w:rFonts w:ascii="Rockwell" w:hAnsi="Rockwell" w:cs="Times New Roman"/>
          <w:sz w:val="20"/>
          <w:szCs w:val="20"/>
        </w:rPr>
      </w:pPr>
      <w:r w:rsidRPr="00042DAD">
        <w:rPr>
          <w:rFonts w:ascii="Rockwell" w:hAnsi="Rockwell" w:cs="Times New Roman"/>
          <w:sz w:val="20"/>
          <w:szCs w:val="20"/>
        </w:rPr>
        <w:t>9.</w:t>
      </w:r>
      <w:r w:rsidR="00480B47" w:rsidRPr="00042DAD">
        <w:rPr>
          <w:rFonts w:ascii="Rockwell" w:eastAsia="Times New Roman" w:hAnsi="Rockwell" w:cs="Times New Roman"/>
          <w:color w:val="000000"/>
          <w:kern w:val="0"/>
          <w:sz w:val="20"/>
          <w:szCs w:val="20"/>
          <w14:ligatures w14:val="none"/>
        </w:rPr>
        <w:t xml:space="preserve"> </w:t>
      </w:r>
      <w:proofErr w:type="spellStart"/>
      <w:r w:rsidR="00480B47" w:rsidRPr="00042DAD">
        <w:rPr>
          <w:rFonts w:ascii="Rockwell" w:hAnsi="Rockwell" w:cs="Times New Roman"/>
          <w:sz w:val="20"/>
          <w:szCs w:val="20"/>
        </w:rPr>
        <w:t>CreditGroup</w:t>
      </w:r>
      <w:proofErr w:type="spellEnd"/>
      <w:r w:rsidR="00480B47" w:rsidRPr="00042DAD">
        <w:rPr>
          <w:rFonts w:ascii="Rockwell" w:hAnsi="Rockwell" w:cs="Times New Roman"/>
          <w:sz w:val="20"/>
          <w:szCs w:val="20"/>
        </w:rPr>
        <w:t xml:space="preserve"> = SWITCH(TRUE(),'</w:t>
      </w:r>
      <w:proofErr w:type="spellStart"/>
      <w:r w:rsidR="00480B47" w:rsidRPr="00042DAD">
        <w:rPr>
          <w:rFonts w:ascii="Rockwell" w:hAnsi="Rockwell" w:cs="Times New Roman"/>
          <w:sz w:val="20"/>
          <w:szCs w:val="20"/>
        </w:rPr>
        <w:t>BankCustomerChurnPrediction</w:t>
      </w:r>
      <w:proofErr w:type="spellEnd"/>
      <w:r w:rsidR="00480B47" w:rsidRPr="00042DAD">
        <w:rPr>
          <w:rFonts w:ascii="Rockwell" w:hAnsi="Rockwell" w:cs="Times New Roman"/>
          <w:sz w:val="20"/>
          <w:szCs w:val="20"/>
        </w:rPr>
        <w:t>'[</w:t>
      </w:r>
      <w:proofErr w:type="spellStart"/>
      <w:r w:rsidR="00480B47" w:rsidRPr="00042DAD">
        <w:rPr>
          <w:rFonts w:ascii="Rockwell" w:hAnsi="Rockwell" w:cs="Times New Roman"/>
          <w:sz w:val="20"/>
          <w:szCs w:val="20"/>
        </w:rPr>
        <w:t>credit_score</w:t>
      </w:r>
      <w:proofErr w:type="spellEnd"/>
      <w:r w:rsidR="00480B47" w:rsidRPr="00042DAD">
        <w:rPr>
          <w:rFonts w:ascii="Rockwell" w:hAnsi="Rockwell" w:cs="Times New Roman"/>
          <w:sz w:val="20"/>
          <w:szCs w:val="20"/>
        </w:rPr>
        <w:t>] &lt; 500, "</w:t>
      </w:r>
      <w:proofErr w:type="spellStart"/>
      <w:r w:rsidR="00480B47" w:rsidRPr="00042DAD">
        <w:rPr>
          <w:rFonts w:ascii="Rockwell" w:hAnsi="Rockwell" w:cs="Times New Roman"/>
          <w:sz w:val="20"/>
          <w:szCs w:val="20"/>
        </w:rPr>
        <w:t>Low",'Bank</w:t>
      </w:r>
      <w:proofErr w:type="spellEnd"/>
      <w:r w:rsidR="00480B47" w:rsidRPr="00042DAD">
        <w:rPr>
          <w:rFonts w:ascii="Rockwell" w:hAnsi="Rockwell" w:cs="Times New Roman"/>
          <w:sz w:val="20"/>
          <w:szCs w:val="20"/>
        </w:rPr>
        <w:t xml:space="preserve"> Customer Churn Prediction'[</w:t>
      </w:r>
      <w:proofErr w:type="spellStart"/>
      <w:r w:rsidR="00480B47" w:rsidRPr="00042DAD">
        <w:rPr>
          <w:rFonts w:ascii="Rockwell" w:hAnsi="Rockwell" w:cs="Times New Roman"/>
          <w:sz w:val="20"/>
          <w:szCs w:val="20"/>
        </w:rPr>
        <w:t>credit_score</w:t>
      </w:r>
      <w:proofErr w:type="spellEnd"/>
      <w:r w:rsidR="00480B47" w:rsidRPr="00042DAD">
        <w:rPr>
          <w:rFonts w:ascii="Rockwell" w:hAnsi="Rockwell" w:cs="Times New Roman"/>
          <w:sz w:val="20"/>
          <w:szCs w:val="20"/>
        </w:rPr>
        <w:t>] &lt; 700, "Medium",</w:t>
      </w:r>
    </w:p>
    <w:p w14:paraId="7B3F3455" w14:textId="655D0995" w:rsidR="00480B47" w:rsidRPr="00042DAD" w:rsidRDefault="00480B47" w:rsidP="00480B47">
      <w:pPr>
        <w:spacing w:line="480" w:lineRule="auto"/>
        <w:rPr>
          <w:rFonts w:ascii="Rockwell" w:hAnsi="Rockwell" w:cs="Times New Roman"/>
          <w:sz w:val="20"/>
          <w:szCs w:val="20"/>
        </w:rPr>
      </w:pPr>
      <w:r w:rsidRPr="00042DAD">
        <w:rPr>
          <w:rFonts w:ascii="Rockwell" w:hAnsi="Rockwell" w:cs="Times New Roman"/>
          <w:sz w:val="20"/>
          <w:szCs w:val="20"/>
        </w:rPr>
        <w:t>"High”)</w:t>
      </w:r>
    </w:p>
    <w:p w14:paraId="36858CBC" w14:textId="77777777" w:rsidR="00480B47" w:rsidRPr="00042DAD" w:rsidRDefault="00480B47" w:rsidP="00FE25C1">
      <w:pPr>
        <w:spacing w:line="480" w:lineRule="auto"/>
        <w:rPr>
          <w:rFonts w:ascii="Rockwell" w:hAnsi="Rockwell" w:cs="Times New Roman"/>
          <w:sz w:val="20"/>
          <w:szCs w:val="20"/>
        </w:rPr>
      </w:pPr>
      <w:r w:rsidRPr="00042DAD">
        <w:rPr>
          <w:rFonts w:ascii="Rockwell" w:hAnsi="Rockwell" w:cs="Times New Roman"/>
          <w:sz w:val="20"/>
          <w:szCs w:val="20"/>
        </w:rPr>
        <w:t>10.</w:t>
      </w:r>
      <w:r w:rsidRPr="00042DAD">
        <w:rPr>
          <w:rFonts w:ascii="Rockwell" w:eastAsia="Times New Roman" w:hAnsi="Rockwell" w:cs="Times New Roman"/>
          <w:color w:val="000000"/>
          <w:kern w:val="0"/>
          <w:sz w:val="20"/>
          <w:szCs w:val="20"/>
          <w14:ligatures w14:val="none"/>
        </w:rPr>
        <w:t xml:space="preserve"> </w:t>
      </w:r>
      <w:r w:rsidRPr="00042DAD">
        <w:rPr>
          <w:rFonts w:ascii="Rockwell" w:hAnsi="Rockwell" w:cs="Times New Roman"/>
          <w:sz w:val="20"/>
          <w:szCs w:val="20"/>
        </w:rPr>
        <w:t>Risk Level DAX = SWITCH(TRUE(),'</w:t>
      </w:r>
      <w:proofErr w:type="spellStart"/>
      <w:r w:rsidRPr="00042DAD">
        <w:rPr>
          <w:rFonts w:ascii="Rockwell" w:hAnsi="Rockwell" w:cs="Times New Roman"/>
          <w:sz w:val="20"/>
          <w:szCs w:val="20"/>
        </w:rPr>
        <w:t>BankCustomerChurnPrediction</w:t>
      </w:r>
      <w:proofErr w:type="spellEnd"/>
      <w:r w:rsidRPr="00042DAD">
        <w:rPr>
          <w:rFonts w:ascii="Rockwell" w:hAnsi="Rockwell" w:cs="Times New Roman"/>
          <w:sz w:val="20"/>
          <w:szCs w:val="20"/>
        </w:rPr>
        <w:t>'[</w:t>
      </w:r>
      <w:proofErr w:type="spellStart"/>
      <w:r w:rsidRPr="00042DAD">
        <w:rPr>
          <w:rFonts w:ascii="Rockwell" w:hAnsi="Rockwell" w:cs="Times New Roman"/>
          <w:sz w:val="20"/>
          <w:szCs w:val="20"/>
        </w:rPr>
        <w:t>active_member</w:t>
      </w:r>
      <w:proofErr w:type="spellEnd"/>
      <w:r w:rsidRPr="00042DAD">
        <w:rPr>
          <w:rFonts w:ascii="Rockwell" w:hAnsi="Rockwell" w:cs="Times New Roman"/>
          <w:sz w:val="20"/>
          <w:szCs w:val="20"/>
        </w:rPr>
        <w:t>] = 1 &amp;&amp; 'Bank Customer Churn Prediction'[balance] &gt; 50000, "Low Risk", 'Bank Customer Churn Prediction'[</w:t>
      </w:r>
      <w:proofErr w:type="spellStart"/>
      <w:r w:rsidRPr="00042DAD">
        <w:rPr>
          <w:rFonts w:ascii="Rockwell" w:hAnsi="Rockwell" w:cs="Times New Roman"/>
          <w:sz w:val="20"/>
          <w:szCs w:val="20"/>
        </w:rPr>
        <w:t>active_member</w:t>
      </w:r>
      <w:proofErr w:type="spellEnd"/>
      <w:r w:rsidRPr="00042DAD">
        <w:rPr>
          <w:rFonts w:ascii="Rockwell" w:hAnsi="Rockwell" w:cs="Times New Roman"/>
          <w:sz w:val="20"/>
          <w:szCs w:val="20"/>
        </w:rPr>
        <w:t>] = 1 &amp;&amp;'</w:t>
      </w:r>
      <w:proofErr w:type="spellStart"/>
      <w:r w:rsidRPr="00042DAD">
        <w:rPr>
          <w:rFonts w:ascii="Rockwell" w:hAnsi="Rockwell" w:cs="Times New Roman"/>
          <w:sz w:val="20"/>
          <w:szCs w:val="20"/>
        </w:rPr>
        <w:t>BankCustomer</w:t>
      </w:r>
      <w:proofErr w:type="spellEnd"/>
      <w:r w:rsidRPr="00042DAD">
        <w:rPr>
          <w:rFonts w:ascii="Rockwell" w:hAnsi="Rockwell" w:cs="Times New Roman"/>
          <w:sz w:val="20"/>
          <w:szCs w:val="20"/>
        </w:rPr>
        <w:t xml:space="preserve"> Churn Prediction'[balance] &lt;= 50000, "Medium Risk", 'Bank Customer Churn Prediction'[</w:t>
      </w:r>
      <w:proofErr w:type="spellStart"/>
      <w:r w:rsidRPr="00042DAD">
        <w:rPr>
          <w:rFonts w:ascii="Rockwell" w:hAnsi="Rockwell" w:cs="Times New Roman"/>
          <w:sz w:val="20"/>
          <w:szCs w:val="20"/>
        </w:rPr>
        <w:t>active_member</w:t>
      </w:r>
      <w:proofErr w:type="spellEnd"/>
      <w:r w:rsidRPr="00042DAD">
        <w:rPr>
          <w:rFonts w:ascii="Rockwell" w:hAnsi="Rockwell" w:cs="Times New Roman"/>
          <w:sz w:val="20"/>
          <w:szCs w:val="20"/>
        </w:rPr>
        <w:t>] = 0 &amp;&amp; 'Bank Customer Churn Prediction'[balance] &gt; 50000, "Medium Risk", 'Bank Customer Churn Prediction'[</w:t>
      </w:r>
      <w:proofErr w:type="spellStart"/>
      <w:r w:rsidRPr="00042DAD">
        <w:rPr>
          <w:rFonts w:ascii="Rockwell" w:hAnsi="Rockwell" w:cs="Times New Roman"/>
          <w:sz w:val="20"/>
          <w:szCs w:val="20"/>
        </w:rPr>
        <w:t>active_member</w:t>
      </w:r>
      <w:proofErr w:type="spellEnd"/>
      <w:r w:rsidRPr="00042DAD">
        <w:rPr>
          <w:rFonts w:ascii="Rockwell" w:hAnsi="Rockwell" w:cs="Times New Roman"/>
          <w:sz w:val="20"/>
          <w:szCs w:val="20"/>
        </w:rPr>
        <w:t>] = 0 &amp;&amp; 'Bank Customer Churn Prediction'[balance] &lt;= 50000, "High Risk", "High Risk"</w:t>
      </w:r>
    </w:p>
    <w:p w14:paraId="2983B585" w14:textId="0255F430" w:rsidR="00FE25C1" w:rsidRPr="00420074" w:rsidRDefault="00FE25C1" w:rsidP="00381FAB">
      <w:pPr>
        <w:pStyle w:val="ListParagraph"/>
        <w:numPr>
          <w:ilvl w:val="0"/>
          <w:numId w:val="50"/>
        </w:numPr>
        <w:spacing w:line="480" w:lineRule="auto"/>
        <w:rPr>
          <w:rFonts w:ascii="Rockwell" w:hAnsi="Rockwell" w:cs="Times New Roman"/>
          <w:color w:val="4472C4" w:themeColor="accent1"/>
          <w:sz w:val="28"/>
          <w:szCs w:val="28"/>
          <w:u w:val="single"/>
        </w:rPr>
      </w:pPr>
      <w:r w:rsidRPr="00420074">
        <w:rPr>
          <w:rFonts w:ascii="Rockwell" w:hAnsi="Rockwell" w:cs="Times New Roman"/>
          <w:b/>
          <w:bCs/>
          <w:color w:val="4472C4" w:themeColor="accent1"/>
          <w:sz w:val="28"/>
          <w:szCs w:val="28"/>
          <w:u w:val="single"/>
        </w:rPr>
        <w:t>Create KPI Visuals (Card Visuals)</w:t>
      </w:r>
    </w:p>
    <w:p w14:paraId="3CD76FFB" w14:textId="77777777" w:rsidR="00FE25C1" w:rsidRPr="00420074" w:rsidRDefault="00FE25C1" w:rsidP="00FE25C1">
      <w:p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KPI 1: Total Customers</w:t>
      </w:r>
    </w:p>
    <w:p w14:paraId="2FEFC0A8" w14:textId="77777777" w:rsidR="00FE25C1" w:rsidRPr="00042DAD" w:rsidRDefault="00FE25C1" w:rsidP="00FE25C1">
      <w:pPr>
        <w:numPr>
          <w:ilvl w:val="0"/>
          <w:numId w:val="13"/>
        </w:numPr>
        <w:spacing w:line="480" w:lineRule="auto"/>
        <w:rPr>
          <w:rFonts w:ascii="Rockwell" w:hAnsi="Rockwell" w:cs="Times New Roman"/>
          <w:sz w:val="20"/>
          <w:szCs w:val="20"/>
        </w:rPr>
      </w:pPr>
      <w:r w:rsidRPr="00042DAD">
        <w:rPr>
          <w:rFonts w:ascii="Rockwell" w:hAnsi="Rockwell" w:cs="Times New Roman"/>
          <w:b/>
          <w:bCs/>
          <w:sz w:val="20"/>
          <w:szCs w:val="20"/>
        </w:rPr>
        <w:t>Visual:</w:t>
      </w:r>
      <w:r w:rsidRPr="00042DAD">
        <w:rPr>
          <w:rFonts w:ascii="Rockwell" w:hAnsi="Rockwell" w:cs="Times New Roman"/>
          <w:sz w:val="20"/>
          <w:szCs w:val="20"/>
        </w:rPr>
        <w:t> Card</w:t>
      </w:r>
    </w:p>
    <w:p w14:paraId="1BBECA05" w14:textId="77777777" w:rsidR="00FE25C1" w:rsidRPr="00042DAD" w:rsidRDefault="00FE25C1" w:rsidP="00FE25C1">
      <w:pPr>
        <w:numPr>
          <w:ilvl w:val="0"/>
          <w:numId w:val="13"/>
        </w:numPr>
        <w:spacing w:line="480" w:lineRule="auto"/>
        <w:rPr>
          <w:rFonts w:ascii="Rockwell" w:hAnsi="Rockwell" w:cs="Times New Roman"/>
          <w:sz w:val="20"/>
          <w:szCs w:val="20"/>
        </w:rPr>
      </w:pPr>
      <w:r w:rsidRPr="00042DAD">
        <w:rPr>
          <w:rFonts w:ascii="Rockwell" w:hAnsi="Rockwell" w:cs="Times New Roman"/>
          <w:b/>
          <w:bCs/>
          <w:sz w:val="20"/>
          <w:szCs w:val="20"/>
        </w:rPr>
        <w:t>Value:</w:t>
      </w:r>
      <w:r w:rsidRPr="00042DAD">
        <w:rPr>
          <w:rFonts w:ascii="Rockwell" w:hAnsi="Rockwell" w:cs="Times New Roman"/>
          <w:sz w:val="20"/>
          <w:szCs w:val="20"/>
        </w:rPr>
        <w:t> [Total Customers]</w:t>
      </w:r>
    </w:p>
    <w:p w14:paraId="0158E542" w14:textId="77777777" w:rsidR="00FE25C1" w:rsidRPr="00042DAD" w:rsidRDefault="00FE25C1" w:rsidP="00FE25C1">
      <w:pPr>
        <w:numPr>
          <w:ilvl w:val="0"/>
          <w:numId w:val="13"/>
        </w:numPr>
        <w:spacing w:line="480" w:lineRule="auto"/>
        <w:rPr>
          <w:rFonts w:ascii="Rockwell" w:hAnsi="Rockwell" w:cs="Times New Roman"/>
          <w:sz w:val="20"/>
          <w:szCs w:val="20"/>
        </w:rPr>
      </w:pPr>
      <w:r w:rsidRPr="00042DAD">
        <w:rPr>
          <w:rFonts w:ascii="Rockwell" w:hAnsi="Rockwell" w:cs="Times New Roman"/>
          <w:b/>
          <w:bCs/>
          <w:sz w:val="20"/>
          <w:szCs w:val="20"/>
        </w:rPr>
        <w:t>Format:</w:t>
      </w:r>
      <w:r w:rsidRPr="00042DAD">
        <w:rPr>
          <w:rFonts w:ascii="Rockwell" w:hAnsi="Rockwell" w:cs="Times New Roman"/>
          <w:sz w:val="20"/>
          <w:szCs w:val="20"/>
        </w:rPr>
        <w:t> Whole number, no decimals</w:t>
      </w:r>
    </w:p>
    <w:p w14:paraId="4A5FB45F" w14:textId="4F6E33E0" w:rsidR="00FE25C1" w:rsidRPr="00042DAD" w:rsidRDefault="00FE25C1" w:rsidP="00FE25C1">
      <w:pPr>
        <w:numPr>
          <w:ilvl w:val="0"/>
          <w:numId w:val="13"/>
        </w:numPr>
        <w:spacing w:line="480" w:lineRule="auto"/>
        <w:rPr>
          <w:rFonts w:ascii="Rockwell" w:hAnsi="Rockwell" w:cs="Times New Roman"/>
          <w:sz w:val="20"/>
          <w:szCs w:val="20"/>
        </w:rPr>
      </w:pPr>
      <w:r w:rsidRPr="00042DAD">
        <w:rPr>
          <w:rFonts w:ascii="Rockwell" w:hAnsi="Rockwell" w:cs="Times New Roman"/>
          <w:b/>
          <w:bCs/>
          <w:sz w:val="20"/>
          <w:szCs w:val="20"/>
        </w:rPr>
        <w:t>Value:</w:t>
      </w:r>
      <w:r w:rsidRPr="00042DAD">
        <w:rPr>
          <w:rFonts w:ascii="Rockwell" w:hAnsi="Rockwell" w:cs="Times New Roman"/>
          <w:sz w:val="20"/>
          <w:szCs w:val="20"/>
        </w:rPr>
        <w:t> 10000</w:t>
      </w:r>
    </w:p>
    <w:p w14:paraId="54977E79" w14:textId="77777777" w:rsidR="00FE25C1" w:rsidRPr="00420074" w:rsidRDefault="00FE25C1" w:rsidP="00FE25C1">
      <w:p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KPI 2: Churn Customers</w:t>
      </w:r>
    </w:p>
    <w:p w14:paraId="52DBC4B8" w14:textId="77777777" w:rsidR="00FE25C1" w:rsidRPr="00042DAD" w:rsidRDefault="00FE25C1" w:rsidP="00FE25C1">
      <w:pPr>
        <w:numPr>
          <w:ilvl w:val="0"/>
          <w:numId w:val="14"/>
        </w:numPr>
        <w:spacing w:line="480" w:lineRule="auto"/>
        <w:rPr>
          <w:rFonts w:ascii="Rockwell" w:hAnsi="Rockwell" w:cs="Times New Roman"/>
          <w:sz w:val="20"/>
          <w:szCs w:val="20"/>
        </w:rPr>
      </w:pPr>
      <w:r w:rsidRPr="00042DAD">
        <w:rPr>
          <w:rFonts w:ascii="Rockwell" w:hAnsi="Rockwell" w:cs="Times New Roman"/>
          <w:b/>
          <w:bCs/>
          <w:sz w:val="20"/>
          <w:szCs w:val="20"/>
        </w:rPr>
        <w:t>Visual:</w:t>
      </w:r>
      <w:r w:rsidRPr="00042DAD">
        <w:rPr>
          <w:rFonts w:ascii="Rockwell" w:hAnsi="Rockwell" w:cs="Times New Roman"/>
          <w:sz w:val="20"/>
          <w:szCs w:val="20"/>
        </w:rPr>
        <w:t> Card</w:t>
      </w:r>
    </w:p>
    <w:p w14:paraId="54169BBD" w14:textId="77777777" w:rsidR="00FE25C1" w:rsidRPr="00042DAD" w:rsidRDefault="00FE25C1" w:rsidP="00FE25C1">
      <w:pPr>
        <w:numPr>
          <w:ilvl w:val="0"/>
          <w:numId w:val="14"/>
        </w:numPr>
        <w:spacing w:line="480" w:lineRule="auto"/>
        <w:rPr>
          <w:rFonts w:ascii="Rockwell" w:hAnsi="Rockwell" w:cs="Times New Roman"/>
          <w:sz w:val="20"/>
          <w:szCs w:val="20"/>
        </w:rPr>
      </w:pPr>
      <w:r w:rsidRPr="00042DAD">
        <w:rPr>
          <w:rFonts w:ascii="Rockwell" w:hAnsi="Rockwell" w:cs="Times New Roman"/>
          <w:b/>
          <w:bCs/>
          <w:sz w:val="20"/>
          <w:szCs w:val="20"/>
        </w:rPr>
        <w:t>Value:</w:t>
      </w:r>
      <w:r w:rsidRPr="00042DAD">
        <w:rPr>
          <w:rFonts w:ascii="Rockwell" w:hAnsi="Rockwell" w:cs="Times New Roman"/>
          <w:sz w:val="20"/>
          <w:szCs w:val="20"/>
        </w:rPr>
        <w:t> [Churn Customers]</w:t>
      </w:r>
    </w:p>
    <w:p w14:paraId="026173C9" w14:textId="77777777" w:rsidR="00FE25C1" w:rsidRPr="00042DAD" w:rsidRDefault="00FE25C1" w:rsidP="00FE25C1">
      <w:pPr>
        <w:numPr>
          <w:ilvl w:val="0"/>
          <w:numId w:val="14"/>
        </w:numPr>
        <w:spacing w:line="480" w:lineRule="auto"/>
        <w:rPr>
          <w:rFonts w:ascii="Rockwell" w:hAnsi="Rockwell" w:cs="Times New Roman"/>
          <w:sz w:val="20"/>
          <w:szCs w:val="20"/>
        </w:rPr>
      </w:pPr>
      <w:r w:rsidRPr="00042DAD">
        <w:rPr>
          <w:rFonts w:ascii="Rockwell" w:hAnsi="Rockwell" w:cs="Times New Roman"/>
          <w:b/>
          <w:bCs/>
          <w:sz w:val="20"/>
          <w:szCs w:val="20"/>
        </w:rPr>
        <w:t>Format:</w:t>
      </w:r>
      <w:r w:rsidRPr="00042DAD">
        <w:rPr>
          <w:rFonts w:ascii="Rockwell" w:hAnsi="Rockwell" w:cs="Times New Roman"/>
          <w:sz w:val="20"/>
          <w:szCs w:val="20"/>
        </w:rPr>
        <w:t> Whole number</w:t>
      </w:r>
    </w:p>
    <w:p w14:paraId="6FA39C7D" w14:textId="1CBD9F77" w:rsidR="00FE25C1" w:rsidRPr="00042DAD" w:rsidRDefault="00FE25C1" w:rsidP="00FE25C1">
      <w:pPr>
        <w:numPr>
          <w:ilvl w:val="0"/>
          <w:numId w:val="14"/>
        </w:numPr>
        <w:spacing w:line="480" w:lineRule="auto"/>
        <w:rPr>
          <w:rFonts w:ascii="Rockwell" w:hAnsi="Rockwell" w:cs="Times New Roman"/>
          <w:sz w:val="20"/>
          <w:szCs w:val="20"/>
        </w:rPr>
      </w:pPr>
      <w:r w:rsidRPr="00042DAD">
        <w:rPr>
          <w:rFonts w:ascii="Rockwell" w:hAnsi="Rockwell" w:cs="Times New Roman"/>
          <w:b/>
          <w:bCs/>
          <w:sz w:val="20"/>
          <w:szCs w:val="20"/>
        </w:rPr>
        <w:lastRenderedPageBreak/>
        <w:t>Value:</w:t>
      </w:r>
      <w:r w:rsidRPr="00042DAD">
        <w:rPr>
          <w:rFonts w:ascii="Rockwell" w:hAnsi="Rockwell" w:cs="Times New Roman"/>
          <w:sz w:val="20"/>
          <w:szCs w:val="20"/>
        </w:rPr>
        <w:t> 2037</w:t>
      </w:r>
    </w:p>
    <w:p w14:paraId="72B769A3" w14:textId="77777777" w:rsidR="00FE25C1" w:rsidRPr="00420074" w:rsidRDefault="00FE25C1" w:rsidP="00FE25C1">
      <w:p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KPI 3: Churn Rate</w:t>
      </w:r>
    </w:p>
    <w:p w14:paraId="015C774C" w14:textId="77777777" w:rsidR="00FE25C1" w:rsidRPr="00042DAD" w:rsidRDefault="00FE25C1" w:rsidP="00FE25C1">
      <w:pPr>
        <w:numPr>
          <w:ilvl w:val="0"/>
          <w:numId w:val="15"/>
        </w:numPr>
        <w:spacing w:line="480" w:lineRule="auto"/>
        <w:rPr>
          <w:rFonts w:ascii="Rockwell" w:hAnsi="Rockwell"/>
          <w:sz w:val="20"/>
          <w:szCs w:val="20"/>
        </w:rPr>
      </w:pPr>
      <w:r w:rsidRPr="00042DAD">
        <w:rPr>
          <w:rFonts w:ascii="Rockwell" w:hAnsi="Rockwell"/>
          <w:b/>
          <w:bCs/>
          <w:sz w:val="20"/>
          <w:szCs w:val="20"/>
        </w:rPr>
        <w:t>Visual:</w:t>
      </w:r>
      <w:r w:rsidRPr="00042DAD">
        <w:rPr>
          <w:rFonts w:ascii="Rockwell" w:hAnsi="Rockwell"/>
          <w:sz w:val="20"/>
          <w:szCs w:val="20"/>
        </w:rPr>
        <w:t> Card</w:t>
      </w:r>
    </w:p>
    <w:p w14:paraId="5359536F" w14:textId="77777777" w:rsidR="00FE25C1" w:rsidRPr="00042DAD" w:rsidRDefault="00FE25C1" w:rsidP="00FE25C1">
      <w:pPr>
        <w:numPr>
          <w:ilvl w:val="0"/>
          <w:numId w:val="15"/>
        </w:numPr>
        <w:spacing w:line="480" w:lineRule="auto"/>
        <w:rPr>
          <w:rFonts w:ascii="Rockwell" w:hAnsi="Rockwell"/>
          <w:sz w:val="20"/>
          <w:szCs w:val="20"/>
        </w:rPr>
      </w:pPr>
      <w:r w:rsidRPr="00042DAD">
        <w:rPr>
          <w:rFonts w:ascii="Rockwell" w:hAnsi="Rockwell"/>
          <w:b/>
          <w:bCs/>
          <w:sz w:val="20"/>
          <w:szCs w:val="20"/>
        </w:rPr>
        <w:t>Value:</w:t>
      </w:r>
      <w:r w:rsidRPr="00042DAD">
        <w:rPr>
          <w:rFonts w:ascii="Rockwell" w:hAnsi="Rockwell"/>
          <w:sz w:val="20"/>
          <w:szCs w:val="20"/>
        </w:rPr>
        <w:t> [Churn Rate %]</w:t>
      </w:r>
    </w:p>
    <w:p w14:paraId="24E2A557" w14:textId="3F084D07" w:rsidR="00FE25C1" w:rsidRPr="00042DAD" w:rsidRDefault="00FE25C1" w:rsidP="00FE25C1">
      <w:pPr>
        <w:numPr>
          <w:ilvl w:val="0"/>
          <w:numId w:val="15"/>
        </w:numPr>
        <w:spacing w:line="480" w:lineRule="auto"/>
        <w:rPr>
          <w:rFonts w:ascii="Rockwell" w:hAnsi="Rockwell"/>
          <w:sz w:val="20"/>
          <w:szCs w:val="20"/>
        </w:rPr>
      </w:pPr>
      <w:r w:rsidRPr="00042DAD">
        <w:rPr>
          <w:rFonts w:ascii="Rockwell" w:hAnsi="Rockwell"/>
          <w:b/>
          <w:bCs/>
          <w:sz w:val="20"/>
          <w:szCs w:val="20"/>
        </w:rPr>
        <w:t>Format:</w:t>
      </w:r>
      <w:r w:rsidRPr="00042DAD">
        <w:rPr>
          <w:rFonts w:ascii="Rockwell" w:hAnsi="Rockwell"/>
          <w:sz w:val="20"/>
          <w:szCs w:val="20"/>
        </w:rPr>
        <w:t> Percentage, 2 decimals</w:t>
      </w:r>
      <w:r w:rsidR="00715935" w:rsidRPr="00042DAD">
        <w:rPr>
          <w:rFonts w:ascii="Rockwell" w:hAnsi="Rockwell"/>
          <w:sz w:val="20"/>
          <w:szCs w:val="20"/>
        </w:rPr>
        <w:t>aqq1</w:t>
      </w:r>
    </w:p>
    <w:p w14:paraId="25EDBBA5" w14:textId="3C9B0702" w:rsidR="00FE25C1" w:rsidRPr="00042DAD" w:rsidRDefault="00FE25C1" w:rsidP="00FE25C1">
      <w:pPr>
        <w:numPr>
          <w:ilvl w:val="0"/>
          <w:numId w:val="15"/>
        </w:numPr>
        <w:spacing w:line="480" w:lineRule="auto"/>
        <w:rPr>
          <w:rFonts w:ascii="Rockwell" w:hAnsi="Rockwell"/>
          <w:sz w:val="20"/>
          <w:szCs w:val="20"/>
        </w:rPr>
      </w:pPr>
      <w:r w:rsidRPr="00042DAD">
        <w:rPr>
          <w:rFonts w:ascii="Rockwell" w:hAnsi="Rockwell"/>
          <w:b/>
          <w:bCs/>
          <w:sz w:val="20"/>
          <w:szCs w:val="20"/>
        </w:rPr>
        <w:t>Value:</w:t>
      </w:r>
      <w:r w:rsidRPr="00042DAD">
        <w:rPr>
          <w:rFonts w:ascii="Rockwell" w:hAnsi="Rockwell"/>
          <w:sz w:val="20"/>
          <w:szCs w:val="20"/>
        </w:rPr>
        <w:t> 20.37%</w:t>
      </w:r>
    </w:p>
    <w:p w14:paraId="2C4475E5" w14:textId="77777777" w:rsidR="00FE25C1" w:rsidRPr="00420074" w:rsidRDefault="00FE25C1" w:rsidP="00FE25C1">
      <w:p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KPI 4: Average Balance</w:t>
      </w:r>
    </w:p>
    <w:p w14:paraId="596B9A92" w14:textId="77777777" w:rsidR="00FE25C1" w:rsidRPr="00042DAD" w:rsidRDefault="00FE25C1" w:rsidP="00FE25C1">
      <w:pPr>
        <w:numPr>
          <w:ilvl w:val="0"/>
          <w:numId w:val="16"/>
        </w:numPr>
        <w:spacing w:line="480" w:lineRule="auto"/>
        <w:rPr>
          <w:rFonts w:ascii="Rockwell" w:hAnsi="Rockwell" w:cs="Times New Roman"/>
          <w:sz w:val="20"/>
          <w:szCs w:val="20"/>
        </w:rPr>
      </w:pPr>
      <w:r w:rsidRPr="00042DAD">
        <w:rPr>
          <w:rFonts w:ascii="Rockwell" w:hAnsi="Rockwell" w:cs="Times New Roman"/>
          <w:b/>
          <w:bCs/>
          <w:sz w:val="20"/>
          <w:szCs w:val="20"/>
        </w:rPr>
        <w:t>Visual:</w:t>
      </w:r>
      <w:r w:rsidRPr="00042DAD">
        <w:rPr>
          <w:rFonts w:ascii="Rockwell" w:hAnsi="Rockwell" w:cs="Times New Roman"/>
          <w:sz w:val="20"/>
          <w:szCs w:val="20"/>
        </w:rPr>
        <w:t> Card</w:t>
      </w:r>
    </w:p>
    <w:p w14:paraId="1015BEB7" w14:textId="77777777" w:rsidR="00FE25C1" w:rsidRPr="00042DAD" w:rsidRDefault="00FE25C1" w:rsidP="00FE25C1">
      <w:pPr>
        <w:numPr>
          <w:ilvl w:val="0"/>
          <w:numId w:val="16"/>
        </w:numPr>
        <w:spacing w:line="480" w:lineRule="auto"/>
        <w:rPr>
          <w:rFonts w:ascii="Rockwell" w:hAnsi="Rockwell" w:cs="Times New Roman"/>
          <w:sz w:val="20"/>
          <w:szCs w:val="20"/>
        </w:rPr>
      </w:pPr>
      <w:r w:rsidRPr="00042DAD">
        <w:rPr>
          <w:rFonts w:ascii="Rockwell" w:hAnsi="Rockwell" w:cs="Times New Roman"/>
          <w:b/>
          <w:bCs/>
          <w:sz w:val="20"/>
          <w:szCs w:val="20"/>
        </w:rPr>
        <w:t>Value:</w:t>
      </w:r>
      <w:r w:rsidRPr="00042DAD">
        <w:rPr>
          <w:rFonts w:ascii="Rockwell" w:hAnsi="Rockwell" w:cs="Times New Roman"/>
          <w:sz w:val="20"/>
          <w:szCs w:val="20"/>
        </w:rPr>
        <w:t> [Avg Balance]</w:t>
      </w:r>
    </w:p>
    <w:p w14:paraId="2D4226A2" w14:textId="77777777" w:rsidR="00FE25C1" w:rsidRPr="00042DAD" w:rsidRDefault="00FE25C1" w:rsidP="00FE25C1">
      <w:pPr>
        <w:numPr>
          <w:ilvl w:val="0"/>
          <w:numId w:val="16"/>
        </w:numPr>
        <w:spacing w:line="480" w:lineRule="auto"/>
        <w:rPr>
          <w:rFonts w:ascii="Rockwell" w:hAnsi="Rockwell" w:cs="Times New Roman"/>
          <w:sz w:val="20"/>
          <w:szCs w:val="20"/>
        </w:rPr>
      </w:pPr>
      <w:r w:rsidRPr="00042DAD">
        <w:rPr>
          <w:rFonts w:ascii="Rockwell" w:hAnsi="Rockwell" w:cs="Times New Roman"/>
          <w:b/>
          <w:bCs/>
          <w:sz w:val="20"/>
          <w:szCs w:val="20"/>
        </w:rPr>
        <w:t>Format:</w:t>
      </w:r>
      <w:r w:rsidRPr="00042DAD">
        <w:rPr>
          <w:rFonts w:ascii="Rockwell" w:hAnsi="Rockwell" w:cs="Times New Roman"/>
          <w:sz w:val="20"/>
          <w:szCs w:val="20"/>
        </w:rPr>
        <w:t> Currency / Whole number</w:t>
      </w:r>
    </w:p>
    <w:p w14:paraId="50C573BC" w14:textId="77777777" w:rsidR="00FE25C1" w:rsidRPr="00042DAD" w:rsidRDefault="00FE25C1" w:rsidP="00FE25C1">
      <w:pPr>
        <w:numPr>
          <w:ilvl w:val="0"/>
          <w:numId w:val="16"/>
        </w:numPr>
        <w:spacing w:line="480" w:lineRule="auto"/>
        <w:rPr>
          <w:rFonts w:ascii="Rockwell" w:hAnsi="Rockwell" w:cs="Times New Roman"/>
          <w:b/>
          <w:bCs/>
          <w:sz w:val="20"/>
          <w:szCs w:val="20"/>
        </w:rPr>
      </w:pPr>
      <w:r w:rsidRPr="00042DAD">
        <w:rPr>
          <w:rFonts w:ascii="Rockwell" w:hAnsi="Rockwell" w:cs="Times New Roman"/>
          <w:b/>
          <w:bCs/>
          <w:sz w:val="20"/>
          <w:szCs w:val="20"/>
        </w:rPr>
        <w:t>Value:</w:t>
      </w:r>
      <w:r w:rsidRPr="00042DAD">
        <w:rPr>
          <w:rFonts w:ascii="Rockwell" w:hAnsi="Rockwell" w:cs="Times New Roman"/>
          <w:sz w:val="20"/>
          <w:szCs w:val="20"/>
        </w:rPr>
        <w:t> 76486</w:t>
      </w:r>
    </w:p>
    <w:p w14:paraId="300EF441" w14:textId="3DD934A5" w:rsidR="00FE25C1" w:rsidRPr="00042DAD" w:rsidRDefault="00FE25C1" w:rsidP="00FE25C1">
      <w:pPr>
        <w:numPr>
          <w:ilvl w:val="0"/>
          <w:numId w:val="16"/>
        </w:numPr>
        <w:spacing w:line="480" w:lineRule="auto"/>
        <w:rPr>
          <w:rFonts w:ascii="Rockwell" w:hAnsi="Rockwell" w:cs="Times New Roman"/>
          <w:b/>
          <w:bCs/>
          <w:sz w:val="20"/>
          <w:szCs w:val="20"/>
          <w:u w:val="single"/>
        </w:rPr>
      </w:pPr>
      <w:r w:rsidRPr="00042DAD">
        <w:rPr>
          <w:rFonts w:ascii="Rockwell" w:hAnsi="Rockwell" w:cs="Times New Roman"/>
          <w:b/>
          <w:bCs/>
          <w:sz w:val="20"/>
          <w:szCs w:val="20"/>
          <w:u w:val="single"/>
        </w:rPr>
        <w:t>KPI 5: Active Customers %</w:t>
      </w:r>
    </w:p>
    <w:p w14:paraId="0CA4A9C9" w14:textId="4F0C74F2" w:rsidR="00FE25C1" w:rsidRPr="00042DAD" w:rsidRDefault="00FE25C1" w:rsidP="00381FAB">
      <w:pPr>
        <w:spacing w:line="480" w:lineRule="auto"/>
        <w:ind w:left="720"/>
        <w:rPr>
          <w:rFonts w:ascii="Rockwell" w:hAnsi="Rockwell"/>
          <w:sz w:val="20"/>
          <w:szCs w:val="20"/>
        </w:rPr>
      </w:pPr>
    </w:p>
    <w:p w14:paraId="241244D6" w14:textId="16BFC382" w:rsidR="00FE25C1" w:rsidRPr="00420074" w:rsidRDefault="00FE25C1" w:rsidP="00381FAB">
      <w:pPr>
        <w:pStyle w:val="ListParagraph"/>
        <w:numPr>
          <w:ilvl w:val="0"/>
          <w:numId w:val="50"/>
        </w:numPr>
        <w:spacing w:line="480" w:lineRule="auto"/>
        <w:rPr>
          <w:rFonts w:ascii="Rockwell" w:hAnsi="Rockwell" w:cs="Times New Roman"/>
          <w:b/>
          <w:bCs/>
          <w:color w:val="4472C4" w:themeColor="accent1"/>
          <w:sz w:val="28"/>
          <w:szCs w:val="28"/>
          <w:u w:val="single"/>
        </w:rPr>
      </w:pPr>
      <w:r w:rsidRPr="00420074">
        <w:rPr>
          <w:rFonts w:ascii="Rockwell" w:hAnsi="Rockwell" w:cs="Times New Roman"/>
          <w:b/>
          <w:bCs/>
          <w:color w:val="4472C4" w:themeColor="accent1"/>
          <w:sz w:val="28"/>
          <w:szCs w:val="28"/>
          <w:u w:val="single"/>
        </w:rPr>
        <w:t>Create Charts &amp; Visuals</w:t>
      </w:r>
    </w:p>
    <w:p w14:paraId="6BE77DC9" w14:textId="18A15A87" w:rsidR="00FE25C1" w:rsidRPr="00420074" w:rsidRDefault="00FE25C1" w:rsidP="00381FAB">
      <w:pPr>
        <w:pStyle w:val="ListParagraph"/>
        <w:numPr>
          <w:ilvl w:val="0"/>
          <w:numId w:val="48"/>
        </w:num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Churn Rate by Geography</w:t>
      </w:r>
    </w:p>
    <w:p w14:paraId="2AD18321" w14:textId="335E7A2C" w:rsidR="00FE25C1" w:rsidRPr="00042DAD" w:rsidRDefault="00FE25C1" w:rsidP="00FE25C1">
      <w:pPr>
        <w:numPr>
          <w:ilvl w:val="0"/>
          <w:numId w:val="20"/>
        </w:numPr>
        <w:spacing w:line="480" w:lineRule="auto"/>
        <w:rPr>
          <w:rFonts w:ascii="Rockwell" w:hAnsi="Rockwell" w:cs="Times New Roman"/>
          <w:sz w:val="20"/>
          <w:szCs w:val="20"/>
        </w:rPr>
      </w:pPr>
      <w:r w:rsidRPr="00042DAD">
        <w:rPr>
          <w:rFonts w:ascii="Rockwell" w:hAnsi="Rockwell" w:cs="Times New Roman"/>
          <w:b/>
          <w:bCs/>
          <w:sz w:val="20"/>
          <w:szCs w:val="20"/>
        </w:rPr>
        <w:t>Visual:</w:t>
      </w:r>
      <w:r w:rsidRPr="00042DAD">
        <w:rPr>
          <w:rFonts w:ascii="Rockwell" w:hAnsi="Rockwell" w:cs="Times New Roman"/>
          <w:sz w:val="20"/>
          <w:szCs w:val="20"/>
        </w:rPr>
        <w:t> map</w:t>
      </w:r>
    </w:p>
    <w:p w14:paraId="24A2C387" w14:textId="484F2165" w:rsidR="00FE25C1" w:rsidRPr="00042DAD" w:rsidRDefault="00FE25C1" w:rsidP="00FE25C1">
      <w:pPr>
        <w:numPr>
          <w:ilvl w:val="0"/>
          <w:numId w:val="20"/>
        </w:numPr>
        <w:spacing w:line="480" w:lineRule="auto"/>
        <w:rPr>
          <w:rFonts w:ascii="Rockwell" w:hAnsi="Rockwell" w:cs="Times New Roman"/>
          <w:sz w:val="20"/>
          <w:szCs w:val="20"/>
        </w:rPr>
      </w:pPr>
      <w:r w:rsidRPr="00042DAD">
        <w:rPr>
          <w:rFonts w:ascii="Rockwell" w:hAnsi="Rockwell" w:cs="Times New Roman"/>
          <w:b/>
          <w:bCs/>
          <w:sz w:val="20"/>
          <w:szCs w:val="20"/>
        </w:rPr>
        <w:t>Location: Country</w:t>
      </w:r>
    </w:p>
    <w:p w14:paraId="1AC055F0" w14:textId="5062343E" w:rsidR="00FE25C1" w:rsidRPr="00042DAD" w:rsidRDefault="00FE25C1" w:rsidP="00FE25C1">
      <w:pPr>
        <w:numPr>
          <w:ilvl w:val="0"/>
          <w:numId w:val="20"/>
        </w:numPr>
        <w:spacing w:line="480" w:lineRule="auto"/>
        <w:rPr>
          <w:rFonts w:ascii="Rockwell" w:hAnsi="Rockwell" w:cs="Times New Roman"/>
          <w:sz w:val="20"/>
          <w:szCs w:val="20"/>
        </w:rPr>
      </w:pPr>
      <w:r w:rsidRPr="00042DAD">
        <w:rPr>
          <w:rFonts w:ascii="Rockwell" w:hAnsi="Rockwell" w:cs="Times New Roman"/>
          <w:b/>
          <w:bCs/>
          <w:sz w:val="20"/>
          <w:szCs w:val="20"/>
        </w:rPr>
        <w:t xml:space="preserve">Bubble </w:t>
      </w:r>
      <w:proofErr w:type="gramStart"/>
      <w:r w:rsidRPr="00042DAD">
        <w:rPr>
          <w:rFonts w:ascii="Rockwell" w:hAnsi="Rockwell" w:cs="Times New Roman"/>
          <w:b/>
          <w:bCs/>
          <w:sz w:val="20"/>
          <w:szCs w:val="20"/>
        </w:rPr>
        <w:t>size :</w:t>
      </w:r>
      <w:proofErr w:type="gramEnd"/>
      <w:r w:rsidRPr="00042DAD">
        <w:rPr>
          <w:rFonts w:ascii="Rockwell" w:hAnsi="Rockwell" w:cs="Times New Roman"/>
          <w:sz w:val="20"/>
          <w:szCs w:val="20"/>
        </w:rPr>
        <w:t> [Churn Rate %]</w:t>
      </w:r>
    </w:p>
    <w:p w14:paraId="5FAD88D0" w14:textId="7BCD84E2" w:rsidR="00FE25C1" w:rsidRPr="00042DAD" w:rsidRDefault="00FE25C1" w:rsidP="00FE25C1">
      <w:pPr>
        <w:numPr>
          <w:ilvl w:val="0"/>
          <w:numId w:val="20"/>
        </w:numPr>
        <w:spacing w:line="360" w:lineRule="auto"/>
        <w:rPr>
          <w:rFonts w:ascii="Rockwell" w:hAnsi="Rockwell" w:cs="Times New Roman"/>
          <w:sz w:val="20"/>
          <w:szCs w:val="20"/>
        </w:rPr>
      </w:pPr>
      <w:r w:rsidRPr="00042DAD">
        <w:rPr>
          <w:rFonts w:ascii="Rockwell" w:hAnsi="Rockwell" w:cs="Times New Roman"/>
          <w:b/>
          <w:bCs/>
          <w:sz w:val="20"/>
          <w:szCs w:val="20"/>
        </w:rPr>
        <w:t>Values:</w:t>
      </w:r>
      <w:r w:rsidRPr="00042DAD">
        <w:rPr>
          <w:rFonts w:ascii="Rockwell" w:hAnsi="Rockwell" w:cs="Times New Roman"/>
          <w:sz w:val="20"/>
          <w:szCs w:val="20"/>
        </w:rPr>
        <w:t> Germany = 32.44</w:t>
      </w:r>
      <w:proofErr w:type="gramStart"/>
      <w:r w:rsidRPr="00042DAD">
        <w:rPr>
          <w:rFonts w:ascii="Rockwell" w:hAnsi="Rockwell" w:cs="Times New Roman"/>
          <w:sz w:val="20"/>
          <w:szCs w:val="20"/>
        </w:rPr>
        <w:t>% ,</w:t>
      </w:r>
      <w:proofErr w:type="gramEnd"/>
      <w:r w:rsidRPr="00042DAD">
        <w:rPr>
          <w:rFonts w:ascii="Rockwell" w:hAnsi="Rockwell" w:cs="Times New Roman"/>
          <w:sz w:val="20"/>
          <w:szCs w:val="20"/>
        </w:rPr>
        <w:t xml:space="preserve"> France =16.13</w:t>
      </w:r>
      <w:proofErr w:type="gramStart"/>
      <w:r w:rsidRPr="00042DAD">
        <w:rPr>
          <w:rFonts w:ascii="Rockwell" w:hAnsi="Rockwell" w:cs="Times New Roman"/>
          <w:sz w:val="20"/>
          <w:szCs w:val="20"/>
        </w:rPr>
        <w:t>%  ,</w:t>
      </w:r>
      <w:proofErr w:type="gramEnd"/>
      <w:r w:rsidRPr="00042DAD">
        <w:rPr>
          <w:rFonts w:ascii="Rockwell" w:hAnsi="Rockwell" w:cs="Times New Roman"/>
          <w:sz w:val="20"/>
          <w:szCs w:val="20"/>
        </w:rPr>
        <w:t xml:space="preserve"> Spain =16.67%</w:t>
      </w:r>
    </w:p>
    <w:p w14:paraId="1F668F59" w14:textId="21D65A49" w:rsidR="00FE25C1" w:rsidRPr="00420074" w:rsidRDefault="00FE25C1" w:rsidP="00420074">
      <w:pPr>
        <w:pStyle w:val="ListParagraph"/>
        <w:numPr>
          <w:ilvl w:val="0"/>
          <w:numId w:val="48"/>
        </w:num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Churn Rate by Age Group</w:t>
      </w:r>
    </w:p>
    <w:p w14:paraId="3C95FF81" w14:textId="0FF9173A" w:rsidR="00FE25C1" w:rsidRPr="00042DAD" w:rsidRDefault="00FE25C1" w:rsidP="00FE25C1">
      <w:pPr>
        <w:numPr>
          <w:ilvl w:val="0"/>
          <w:numId w:val="21"/>
        </w:numPr>
        <w:spacing w:line="480" w:lineRule="auto"/>
        <w:rPr>
          <w:rFonts w:ascii="Rockwell" w:hAnsi="Rockwell" w:cs="Times New Roman"/>
          <w:sz w:val="20"/>
          <w:szCs w:val="20"/>
        </w:rPr>
      </w:pPr>
      <w:r w:rsidRPr="00042DAD">
        <w:rPr>
          <w:rFonts w:ascii="Rockwell" w:hAnsi="Rockwell" w:cs="Times New Roman"/>
          <w:b/>
          <w:bCs/>
          <w:sz w:val="20"/>
          <w:szCs w:val="20"/>
        </w:rPr>
        <w:t>Visual:</w:t>
      </w:r>
      <w:r w:rsidRPr="00042DAD">
        <w:rPr>
          <w:rFonts w:ascii="Rockwell" w:hAnsi="Rockwell" w:cs="Times New Roman"/>
          <w:sz w:val="20"/>
          <w:szCs w:val="20"/>
        </w:rPr>
        <w:t> Clustered column chart</w:t>
      </w:r>
    </w:p>
    <w:p w14:paraId="6177DE37" w14:textId="38F3F388" w:rsidR="00FE25C1" w:rsidRPr="00042DAD" w:rsidRDefault="00FE25C1" w:rsidP="00FE25C1">
      <w:pPr>
        <w:numPr>
          <w:ilvl w:val="0"/>
          <w:numId w:val="21"/>
        </w:numPr>
        <w:spacing w:line="480" w:lineRule="auto"/>
        <w:rPr>
          <w:rFonts w:ascii="Rockwell" w:hAnsi="Rockwell" w:cs="Times New Roman"/>
          <w:sz w:val="20"/>
          <w:szCs w:val="20"/>
        </w:rPr>
      </w:pPr>
      <w:r w:rsidRPr="00042DAD">
        <w:rPr>
          <w:rFonts w:ascii="Rockwell" w:hAnsi="Rockwell" w:cs="Times New Roman"/>
          <w:b/>
          <w:bCs/>
          <w:sz w:val="20"/>
          <w:szCs w:val="20"/>
        </w:rPr>
        <w:t>X-Axis:</w:t>
      </w:r>
      <w:r w:rsidRPr="00042DAD">
        <w:rPr>
          <w:rFonts w:ascii="Rockwell" w:hAnsi="Rockwell" w:cs="Times New Roman"/>
          <w:sz w:val="20"/>
          <w:szCs w:val="20"/>
        </w:rPr>
        <w:t> Age Group (Senior, Middle, Young)</w:t>
      </w:r>
    </w:p>
    <w:p w14:paraId="04A79361" w14:textId="7AACED38" w:rsidR="00FE25C1" w:rsidRPr="00042DAD" w:rsidRDefault="00FE25C1" w:rsidP="00FE25C1">
      <w:pPr>
        <w:numPr>
          <w:ilvl w:val="0"/>
          <w:numId w:val="21"/>
        </w:numPr>
        <w:spacing w:line="480" w:lineRule="auto"/>
        <w:rPr>
          <w:rFonts w:ascii="Rockwell" w:hAnsi="Rockwell" w:cs="Times New Roman"/>
          <w:sz w:val="20"/>
          <w:szCs w:val="20"/>
        </w:rPr>
      </w:pPr>
      <w:r w:rsidRPr="00042DAD">
        <w:rPr>
          <w:rFonts w:ascii="Rockwell" w:hAnsi="Rockwell" w:cs="Times New Roman"/>
          <w:b/>
          <w:bCs/>
          <w:sz w:val="20"/>
          <w:szCs w:val="20"/>
        </w:rPr>
        <w:lastRenderedPageBreak/>
        <w:t>Y-</w:t>
      </w:r>
      <w:proofErr w:type="gramStart"/>
      <w:r w:rsidRPr="00042DAD">
        <w:rPr>
          <w:rFonts w:ascii="Rockwell" w:hAnsi="Rockwell" w:cs="Times New Roman"/>
          <w:sz w:val="20"/>
          <w:szCs w:val="20"/>
        </w:rPr>
        <w:t>Axis :</w:t>
      </w:r>
      <w:proofErr w:type="gramEnd"/>
      <w:r w:rsidR="006A54F5" w:rsidRPr="00042DAD">
        <w:rPr>
          <w:rFonts w:ascii="Rockwell" w:hAnsi="Rockwell" w:cs="Times New Roman"/>
          <w:sz w:val="20"/>
          <w:szCs w:val="20"/>
        </w:rPr>
        <w:t xml:space="preserve"> Count Of </w:t>
      </w:r>
      <w:proofErr w:type="spellStart"/>
      <w:r w:rsidR="006A54F5" w:rsidRPr="00042DAD">
        <w:rPr>
          <w:rFonts w:ascii="Rockwell" w:hAnsi="Rockwell" w:cs="Times New Roman"/>
          <w:sz w:val="20"/>
          <w:szCs w:val="20"/>
        </w:rPr>
        <w:t>Customer_id</w:t>
      </w:r>
      <w:proofErr w:type="spellEnd"/>
    </w:p>
    <w:p w14:paraId="5AE8D8B5" w14:textId="77777777" w:rsidR="00381FAB" w:rsidRPr="00042DAD" w:rsidRDefault="006A54F5" w:rsidP="00381FAB">
      <w:pPr>
        <w:numPr>
          <w:ilvl w:val="0"/>
          <w:numId w:val="21"/>
        </w:numPr>
        <w:spacing w:line="480" w:lineRule="auto"/>
        <w:rPr>
          <w:rFonts w:ascii="Rockwell" w:hAnsi="Rockwell" w:cs="Times New Roman"/>
          <w:sz w:val="20"/>
          <w:szCs w:val="20"/>
        </w:rPr>
      </w:pPr>
      <w:r w:rsidRPr="00042DAD">
        <w:rPr>
          <w:rFonts w:ascii="Rockwell" w:hAnsi="Rockwell" w:cs="Times New Roman"/>
          <w:b/>
          <w:bCs/>
          <w:sz w:val="20"/>
          <w:szCs w:val="20"/>
        </w:rPr>
        <w:t>Legend:</w:t>
      </w:r>
      <w:r w:rsidRPr="00042DAD">
        <w:rPr>
          <w:rFonts w:ascii="Rockwell" w:hAnsi="Rockwell" w:cs="Times New Roman"/>
          <w:sz w:val="20"/>
          <w:szCs w:val="20"/>
        </w:rPr>
        <w:t xml:space="preserve"> Churn Rate</w:t>
      </w:r>
    </w:p>
    <w:p w14:paraId="3BF52AF1" w14:textId="5EB4D8AA" w:rsidR="00FE25C1" w:rsidRPr="00042DAD" w:rsidRDefault="00FE25C1" w:rsidP="00381FAB">
      <w:pPr>
        <w:numPr>
          <w:ilvl w:val="0"/>
          <w:numId w:val="21"/>
        </w:numPr>
        <w:spacing w:line="480" w:lineRule="auto"/>
        <w:rPr>
          <w:rFonts w:ascii="Rockwell" w:hAnsi="Rockwell" w:cs="Times New Roman"/>
          <w:sz w:val="20"/>
          <w:szCs w:val="20"/>
        </w:rPr>
      </w:pPr>
      <w:r w:rsidRPr="00042DAD">
        <w:rPr>
          <w:rFonts w:ascii="Rockwell" w:hAnsi="Rockwell" w:cs="Times New Roman"/>
          <w:b/>
          <w:bCs/>
          <w:sz w:val="20"/>
          <w:szCs w:val="20"/>
        </w:rPr>
        <w:t>Values:</w:t>
      </w:r>
      <w:r w:rsidRPr="00042DAD">
        <w:rPr>
          <w:rFonts w:ascii="Rockwell" w:hAnsi="Rockwell" w:cs="Times New Roman"/>
          <w:sz w:val="20"/>
          <w:szCs w:val="20"/>
        </w:rPr>
        <w:t xml:space="preserve"> Senior = </w:t>
      </w:r>
      <w:r w:rsidR="006A54F5" w:rsidRPr="00042DAD">
        <w:rPr>
          <w:rFonts w:ascii="Rockwell" w:hAnsi="Rockwell" w:cs="Times New Roman"/>
          <w:sz w:val="20"/>
          <w:szCs w:val="20"/>
        </w:rPr>
        <w:t>45.45</w:t>
      </w:r>
      <w:r w:rsidRPr="00042DAD">
        <w:rPr>
          <w:rFonts w:ascii="Rockwell" w:hAnsi="Rockwell" w:cs="Times New Roman"/>
          <w:sz w:val="20"/>
          <w:szCs w:val="20"/>
        </w:rPr>
        <w:t xml:space="preserve">%, Middle = </w:t>
      </w:r>
      <w:r w:rsidR="006A54F5" w:rsidRPr="00042DAD">
        <w:rPr>
          <w:rFonts w:ascii="Rockwell" w:hAnsi="Rockwell" w:cs="Times New Roman"/>
          <w:sz w:val="20"/>
          <w:szCs w:val="20"/>
        </w:rPr>
        <w:t>18.37</w:t>
      </w:r>
      <w:r w:rsidRPr="00042DAD">
        <w:rPr>
          <w:rFonts w:ascii="Rockwell" w:hAnsi="Rockwell" w:cs="Times New Roman"/>
          <w:sz w:val="20"/>
          <w:szCs w:val="20"/>
        </w:rPr>
        <w:t xml:space="preserve">%, Young = </w:t>
      </w:r>
      <w:r w:rsidR="006A54F5" w:rsidRPr="00042DAD">
        <w:rPr>
          <w:rFonts w:ascii="Rockwell" w:hAnsi="Rockwell" w:cs="Times New Roman"/>
          <w:sz w:val="20"/>
          <w:szCs w:val="20"/>
        </w:rPr>
        <w:t>7.56</w:t>
      </w:r>
      <w:r w:rsidRPr="00042DAD">
        <w:rPr>
          <w:rFonts w:ascii="Rockwell" w:hAnsi="Rockwell" w:cs="Times New Roman"/>
          <w:sz w:val="20"/>
          <w:szCs w:val="20"/>
        </w:rPr>
        <w:t>%</w:t>
      </w:r>
    </w:p>
    <w:p w14:paraId="66C3CD2C" w14:textId="77777777" w:rsidR="006A54F5" w:rsidRPr="00420074" w:rsidRDefault="006A54F5" w:rsidP="00381FAB">
      <w:pPr>
        <w:pStyle w:val="ListParagraph"/>
        <w:numPr>
          <w:ilvl w:val="0"/>
          <w:numId w:val="51"/>
        </w:numPr>
        <w:tabs>
          <w:tab w:val="num" w:pos="720"/>
        </w:tabs>
        <w:spacing w:line="480" w:lineRule="auto"/>
        <w:rPr>
          <w:rFonts w:ascii="Rockwell" w:hAnsi="Rockwell" w:cs="Times New Roman"/>
          <w:b/>
          <w:bCs/>
          <w:color w:val="4472C4" w:themeColor="accent1"/>
          <w:sz w:val="22"/>
          <w:szCs w:val="22"/>
          <w:u w:val="single"/>
        </w:rPr>
      </w:pPr>
      <w:r w:rsidRPr="00042DAD">
        <w:rPr>
          <w:rFonts w:ascii="Rockwell" w:hAnsi="Rockwell" w:cs="Times New Roman"/>
          <w:b/>
          <w:bCs/>
          <w:sz w:val="20"/>
          <w:szCs w:val="20"/>
          <w:u w:val="single"/>
        </w:rPr>
        <w:t>C</w:t>
      </w:r>
      <w:r w:rsidRPr="00420074">
        <w:rPr>
          <w:rFonts w:ascii="Rockwell" w:hAnsi="Rockwell" w:cs="Times New Roman"/>
          <w:b/>
          <w:bCs/>
          <w:color w:val="4472C4" w:themeColor="accent1"/>
          <w:sz w:val="22"/>
          <w:szCs w:val="22"/>
          <w:u w:val="single"/>
        </w:rPr>
        <w:t>hurn Rate by Gender</w:t>
      </w:r>
    </w:p>
    <w:p w14:paraId="1DEF8E7C" w14:textId="1E363D5C" w:rsidR="006A54F5" w:rsidRPr="00042DAD" w:rsidRDefault="00381FAB" w:rsidP="006A54F5">
      <w:pPr>
        <w:tabs>
          <w:tab w:val="num" w:pos="720"/>
        </w:tabs>
        <w:spacing w:line="480" w:lineRule="auto"/>
        <w:rPr>
          <w:rFonts w:ascii="Rockwell" w:hAnsi="Rockwell" w:cs="Times New Roman"/>
          <w:sz w:val="20"/>
          <w:szCs w:val="20"/>
        </w:rPr>
      </w:pPr>
      <w:r w:rsidRPr="00042DAD">
        <w:rPr>
          <w:rFonts w:ascii="Rockwell" w:hAnsi="Rockwell" w:cs="Times New Roman"/>
          <w:b/>
          <w:bCs/>
          <w:sz w:val="20"/>
          <w:szCs w:val="20"/>
        </w:rPr>
        <w:t xml:space="preserve">      </w:t>
      </w:r>
      <w:r w:rsidR="006A54F5" w:rsidRPr="00042DAD">
        <w:rPr>
          <w:rFonts w:ascii="Rockwell" w:hAnsi="Rockwell" w:cs="Times New Roman"/>
          <w:b/>
          <w:bCs/>
          <w:sz w:val="20"/>
          <w:szCs w:val="20"/>
        </w:rPr>
        <w:t>Visual:</w:t>
      </w:r>
      <w:r w:rsidR="006A54F5" w:rsidRPr="00042DAD">
        <w:rPr>
          <w:rFonts w:ascii="Rockwell" w:hAnsi="Rockwell" w:cs="Times New Roman"/>
          <w:sz w:val="20"/>
          <w:szCs w:val="20"/>
        </w:rPr>
        <w:t xml:space="preserve"> Donut Chart </w:t>
      </w:r>
    </w:p>
    <w:p w14:paraId="63C5D468" w14:textId="323700CE" w:rsidR="006A54F5" w:rsidRPr="00042DAD" w:rsidRDefault="006A54F5" w:rsidP="006A54F5">
      <w:pPr>
        <w:numPr>
          <w:ilvl w:val="0"/>
          <w:numId w:val="21"/>
        </w:numPr>
        <w:spacing w:line="480" w:lineRule="auto"/>
        <w:rPr>
          <w:rFonts w:ascii="Rockwell" w:hAnsi="Rockwell" w:cs="Times New Roman"/>
          <w:sz w:val="20"/>
          <w:szCs w:val="20"/>
        </w:rPr>
      </w:pPr>
      <w:r w:rsidRPr="00042DAD">
        <w:rPr>
          <w:rFonts w:ascii="Rockwell" w:hAnsi="Rockwell" w:cs="Times New Roman"/>
          <w:b/>
          <w:bCs/>
          <w:sz w:val="20"/>
          <w:szCs w:val="20"/>
        </w:rPr>
        <w:t>Legend:</w:t>
      </w:r>
      <w:r w:rsidRPr="00042DAD">
        <w:rPr>
          <w:rFonts w:ascii="Rockwell" w:hAnsi="Rockwell" w:cs="Times New Roman"/>
          <w:sz w:val="20"/>
          <w:szCs w:val="20"/>
        </w:rPr>
        <w:t xml:space="preserve"> </w:t>
      </w:r>
      <w:r w:rsidR="0092531E" w:rsidRPr="00042DAD">
        <w:rPr>
          <w:rFonts w:ascii="Rockwell" w:hAnsi="Rockwell" w:cs="Times New Roman"/>
          <w:sz w:val="20"/>
          <w:szCs w:val="20"/>
        </w:rPr>
        <w:t>Gender</w:t>
      </w:r>
    </w:p>
    <w:p w14:paraId="7FC113EE" w14:textId="0D702229" w:rsidR="0092531E" w:rsidRPr="00042DAD" w:rsidRDefault="0092531E" w:rsidP="006A54F5">
      <w:pPr>
        <w:numPr>
          <w:ilvl w:val="0"/>
          <w:numId w:val="21"/>
        </w:numPr>
        <w:spacing w:line="480" w:lineRule="auto"/>
        <w:rPr>
          <w:rFonts w:ascii="Rockwell" w:hAnsi="Rockwell" w:cs="Times New Roman"/>
          <w:sz w:val="20"/>
          <w:szCs w:val="20"/>
        </w:rPr>
      </w:pPr>
      <w:r w:rsidRPr="00042DAD">
        <w:rPr>
          <w:rFonts w:ascii="Rockwell" w:hAnsi="Rockwell" w:cs="Times New Roman"/>
          <w:b/>
          <w:bCs/>
          <w:sz w:val="20"/>
          <w:szCs w:val="20"/>
        </w:rPr>
        <w:t>Values:</w:t>
      </w:r>
      <w:r w:rsidRPr="00042DAD">
        <w:rPr>
          <w:rFonts w:ascii="Rockwell" w:hAnsi="Rockwell" w:cs="Times New Roman"/>
          <w:sz w:val="20"/>
          <w:szCs w:val="20"/>
        </w:rPr>
        <w:t xml:space="preserve"> Count of </w:t>
      </w:r>
      <w:proofErr w:type="spellStart"/>
      <w:r w:rsidRPr="00042DAD">
        <w:rPr>
          <w:rFonts w:ascii="Rockwell" w:hAnsi="Rockwell" w:cs="Times New Roman"/>
          <w:sz w:val="20"/>
          <w:szCs w:val="20"/>
        </w:rPr>
        <w:t>customer_id</w:t>
      </w:r>
      <w:proofErr w:type="spellEnd"/>
    </w:p>
    <w:p w14:paraId="72B4E655" w14:textId="468141CF" w:rsidR="0092531E" w:rsidRPr="00042DAD" w:rsidRDefault="0092531E" w:rsidP="006A54F5">
      <w:pPr>
        <w:numPr>
          <w:ilvl w:val="0"/>
          <w:numId w:val="21"/>
        </w:numPr>
        <w:spacing w:line="480" w:lineRule="auto"/>
        <w:rPr>
          <w:rFonts w:ascii="Rockwell" w:hAnsi="Rockwell" w:cs="Times New Roman"/>
          <w:sz w:val="20"/>
          <w:szCs w:val="20"/>
        </w:rPr>
      </w:pPr>
      <w:r w:rsidRPr="00042DAD">
        <w:rPr>
          <w:rFonts w:ascii="Rockwell" w:hAnsi="Rockwell" w:cs="Times New Roman"/>
          <w:b/>
          <w:bCs/>
          <w:sz w:val="20"/>
          <w:szCs w:val="20"/>
        </w:rPr>
        <w:t xml:space="preserve">Tool tips: </w:t>
      </w:r>
      <w:r w:rsidRPr="00042DAD">
        <w:rPr>
          <w:rFonts w:ascii="Rockwell" w:hAnsi="Rockwell" w:cs="Times New Roman"/>
          <w:sz w:val="20"/>
          <w:szCs w:val="20"/>
        </w:rPr>
        <w:t>Churn Rate</w:t>
      </w:r>
    </w:p>
    <w:p w14:paraId="2A1A8FAA" w14:textId="0015A0C7" w:rsidR="006A54F5" w:rsidRPr="00420074" w:rsidRDefault="006A54F5" w:rsidP="00420074">
      <w:pPr>
        <w:numPr>
          <w:ilvl w:val="0"/>
          <w:numId w:val="21"/>
        </w:numPr>
        <w:spacing w:line="480" w:lineRule="auto"/>
        <w:rPr>
          <w:rFonts w:ascii="Rockwell" w:hAnsi="Rockwell" w:cs="Times New Roman"/>
          <w:sz w:val="20"/>
          <w:szCs w:val="20"/>
        </w:rPr>
      </w:pPr>
      <w:r w:rsidRPr="00042DAD">
        <w:rPr>
          <w:rFonts w:ascii="Rockwell" w:hAnsi="Rockwell" w:cs="Times New Roman"/>
          <w:b/>
          <w:bCs/>
          <w:sz w:val="20"/>
          <w:szCs w:val="20"/>
        </w:rPr>
        <w:t>Values:</w:t>
      </w:r>
      <w:r w:rsidRPr="00042DAD">
        <w:rPr>
          <w:rFonts w:ascii="Rockwell" w:hAnsi="Rockwell" w:cs="Times New Roman"/>
          <w:sz w:val="20"/>
          <w:szCs w:val="20"/>
        </w:rPr>
        <w:t> </w:t>
      </w:r>
      <w:r w:rsidR="0092531E" w:rsidRPr="00042DAD">
        <w:rPr>
          <w:rFonts w:ascii="Rockwell" w:hAnsi="Rockwell" w:cs="Times New Roman"/>
          <w:sz w:val="20"/>
          <w:szCs w:val="20"/>
        </w:rPr>
        <w:t>Female= 25.07</w:t>
      </w:r>
      <w:proofErr w:type="gramStart"/>
      <w:r w:rsidR="0092531E" w:rsidRPr="00042DAD">
        <w:rPr>
          <w:rFonts w:ascii="Rockwell" w:hAnsi="Rockwell" w:cs="Times New Roman"/>
          <w:sz w:val="20"/>
          <w:szCs w:val="20"/>
        </w:rPr>
        <w:t>% ,</w:t>
      </w:r>
      <w:proofErr w:type="gramEnd"/>
      <w:r w:rsidR="0092531E" w:rsidRPr="00042DAD">
        <w:rPr>
          <w:rFonts w:ascii="Rockwell" w:hAnsi="Rockwell" w:cs="Times New Roman"/>
          <w:sz w:val="20"/>
          <w:szCs w:val="20"/>
        </w:rPr>
        <w:t xml:space="preserve"> Male=16.46%</w:t>
      </w:r>
    </w:p>
    <w:p w14:paraId="477D45FA" w14:textId="3FCA54FF" w:rsidR="00FE25C1" w:rsidRPr="00420074" w:rsidRDefault="00FE25C1" w:rsidP="00381FAB">
      <w:pPr>
        <w:pStyle w:val="ListParagraph"/>
        <w:numPr>
          <w:ilvl w:val="0"/>
          <w:numId w:val="51"/>
        </w:num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Churn Rate by Tenure</w:t>
      </w:r>
    </w:p>
    <w:p w14:paraId="2BF26D46" w14:textId="77777777" w:rsidR="00FE25C1" w:rsidRPr="00042DAD" w:rsidRDefault="00FE25C1" w:rsidP="00FE25C1">
      <w:pPr>
        <w:numPr>
          <w:ilvl w:val="0"/>
          <w:numId w:val="22"/>
        </w:numPr>
        <w:spacing w:line="480" w:lineRule="auto"/>
        <w:rPr>
          <w:rFonts w:ascii="Rockwell" w:hAnsi="Rockwell" w:cs="Times New Roman"/>
          <w:sz w:val="20"/>
          <w:szCs w:val="20"/>
        </w:rPr>
      </w:pPr>
      <w:r w:rsidRPr="00042DAD">
        <w:rPr>
          <w:rFonts w:ascii="Rockwell" w:hAnsi="Rockwell" w:cs="Times New Roman"/>
          <w:b/>
          <w:bCs/>
          <w:sz w:val="20"/>
          <w:szCs w:val="20"/>
        </w:rPr>
        <w:t>Visual:</w:t>
      </w:r>
      <w:r w:rsidRPr="00042DAD">
        <w:rPr>
          <w:rFonts w:ascii="Rockwell" w:hAnsi="Rockwell" w:cs="Times New Roman"/>
          <w:sz w:val="20"/>
          <w:szCs w:val="20"/>
        </w:rPr>
        <w:t> Line Chart or Column Chart</w:t>
      </w:r>
    </w:p>
    <w:p w14:paraId="0E56EE06" w14:textId="77777777" w:rsidR="00FE25C1" w:rsidRPr="00042DAD" w:rsidRDefault="00FE25C1" w:rsidP="00FE25C1">
      <w:pPr>
        <w:numPr>
          <w:ilvl w:val="0"/>
          <w:numId w:val="22"/>
        </w:numPr>
        <w:spacing w:line="480" w:lineRule="auto"/>
        <w:rPr>
          <w:rFonts w:ascii="Rockwell" w:hAnsi="Rockwell" w:cs="Times New Roman"/>
          <w:sz w:val="20"/>
          <w:szCs w:val="20"/>
        </w:rPr>
      </w:pPr>
      <w:r w:rsidRPr="00042DAD">
        <w:rPr>
          <w:rFonts w:ascii="Rockwell" w:hAnsi="Rockwell" w:cs="Times New Roman"/>
          <w:b/>
          <w:bCs/>
          <w:sz w:val="20"/>
          <w:szCs w:val="20"/>
        </w:rPr>
        <w:t>Axis:</w:t>
      </w:r>
      <w:r w:rsidRPr="00042DAD">
        <w:rPr>
          <w:rFonts w:ascii="Rockwell" w:hAnsi="Rockwell" w:cs="Times New Roman"/>
          <w:sz w:val="20"/>
          <w:szCs w:val="20"/>
        </w:rPr>
        <w:t> tenure (0 to 10)</w:t>
      </w:r>
    </w:p>
    <w:p w14:paraId="37F61C9E" w14:textId="264D79A6" w:rsidR="00FE25C1" w:rsidRPr="00042DAD" w:rsidRDefault="0092531E" w:rsidP="00FE25C1">
      <w:pPr>
        <w:numPr>
          <w:ilvl w:val="0"/>
          <w:numId w:val="22"/>
        </w:numPr>
        <w:spacing w:line="480" w:lineRule="auto"/>
        <w:rPr>
          <w:rFonts w:ascii="Rockwell" w:hAnsi="Rockwell" w:cs="Times New Roman"/>
          <w:sz w:val="20"/>
          <w:szCs w:val="20"/>
        </w:rPr>
      </w:pPr>
      <w:r w:rsidRPr="00042DAD">
        <w:rPr>
          <w:rFonts w:ascii="Rockwell" w:hAnsi="Rockwell" w:cs="Times New Roman"/>
          <w:b/>
          <w:bCs/>
          <w:sz w:val="20"/>
          <w:szCs w:val="20"/>
        </w:rPr>
        <w:t>Y-Axis</w:t>
      </w:r>
      <w:r w:rsidR="00FE25C1" w:rsidRPr="00042DAD">
        <w:rPr>
          <w:rFonts w:ascii="Rockwell" w:hAnsi="Rockwell" w:cs="Times New Roman"/>
          <w:b/>
          <w:bCs/>
          <w:sz w:val="20"/>
          <w:szCs w:val="20"/>
        </w:rPr>
        <w:t>:</w:t>
      </w:r>
      <w:r w:rsidR="00FE25C1" w:rsidRPr="00042DAD">
        <w:rPr>
          <w:rFonts w:ascii="Rockwell" w:hAnsi="Rockwell" w:cs="Times New Roman"/>
          <w:sz w:val="20"/>
          <w:szCs w:val="20"/>
        </w:rPr>
        <w:t> [Churn Rate %]</w:t>
      </w:r>
    </w:p>
    <w:p w14:paraId="77B4BB54" w14:textId="77777777" w:rsidR="00FE25C1" w:rsidRPr="00042DAD" w:rsidRDefault="00FE25C1" w:rsidP="00FE25C1">
      <w:pPr>
        <w:numPr>
          <w:ilvl w:val="0"/>
          <w:numId w:val="22"/>
        </w:numPr>
        <w:spacing w:line="480" w:lineRule="auto"/>
        <w:rPr>
          <w:rFonts w:ascii="Rockwell" w:hAnsi="Rockwell" w:cs="Times New Roman"/>
          <w:sz w:val="20"/>
          <w:szCs w:val="20"/>
        </w:rPr>
      </w:pPr>
      <w:r w:rsidRPr="00042DAD">
        <w:rPr>
          <w:rFonts w:ascii="Rockwell" w:hAnsi="Rockwell" w:cs="Times New Roman"/>
          <w:b/>
          <w:bCs/>
          <w:sz w:val="20"/>
          <w:szCs w:val="20"/>
        </w:rPr>
        <w:t>Values:</w:t>
      </w:r>
      <w:r w:rsidRPr="00042DAD">
        <w:rPr>
          <w:rFonts w:ascii="Rockwell" w:hAnsi="Rockwell" w:cs="Times New Roman"/>
          <w:sz w:val="20"/>
          <w:szCs w:val="20"/>
        </w:rPr>
        <w:t> 0=23.3%, 1=18.95%, 2=16.04%, 3=13.85%, 4=9.24%</w:t>
      </w:r>
    </w:p>
    <w:p w14:paraId="6B836EDD" w14:textId="4C71384E" w:rsidR="00FE25C1" w:rsidRPr="00420074" w:rsidRDefault="00FE25C1" w:rsidP="00381FAB">
      <w:pPr>
        <w:pStyle w:val="ListParagraph"/>
        <w:numPr>
          <w:ilvl w:val="0"/>
          <w:numId w:val="51"/>
        </w:num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Products vs Churn</w:t>
      </w:r>
    </w:p>
    <w:p w14:paraId="2C40FD1D" w14:textId="77777777" w:rsidR="00FE25C1" w:rsidRPr="00042DAD" w:rsidRDefault="00FE25C1" w:rsidP="00FE25C1">
      <w:pPr>
        <w:numPr>
          <w:ilvl w:val="0"/>
          <w:numId w:val="23"/>
        </w:numPr>
        <w:spacing w:line="480" w:lineRule="auto"/>
        <w:rPr>
          <w:rFonts w:ascii="Rockwell" w:hAnsi="Rockwell" w:cs="Times New Roman"/>
          <w:sz w:val="20"/>
          <w:szCs w:val="20"/>
        </w:rPr>
      </w:pPr>
      <w:r w:rsidRPr="00042DAD">
        <w:rPr>
          <w:rFonts w:ascii="Rockwell" w:hAnsi="Rockwell" w:cs="Times New Roman"/>
          <w:b/>
          <w:bCs/>
          <w:sz w:val="20"/>
          <w:szCs w:val="20"/>
        </w:rPr>
        <w:t>Visual:</w:t>
      </w:r>
      <w:r w:rsidRPr="00042DAD">
        <w:rPr>
          <w:rFonts w:ascii="Rockwell" w:hAnsi="Rockwell" w:cs="Times New Roman"/>
          <w:sz w:val="20"/>
          <w:szCs w:val="20"/>
        </w:rPr>
        <w:t> Clustered Column Chart</w:t>
      </w:r>
    </w:p>
    <w:p w14:paraId="543AF981" w14:textId="6E43E1D7" w:rsidR="00FE25C1" w:rsidRPr="00042DAD" w:rsidRDefault="0092531E" w:rsidP="00FE25C1">
      <w:pPr>
        <w:numPr>
          <w:ilvl w:val="0"/>
          <w:numId w:val="23"/>
        </w:numPr>
        <w:spacing w:line="480" w:lineRule="auto"/>
        <w:rPr>
          <w:rFonts w:ascii="Rockwell" w:hAnsi="Rockwell" w:cs="Times New Roman"/>
          <w:sz w:val="20"/>
          <w:szCs w:val="20"/>
        </w:rPr>
      </w:pPr>
      <w:r w:rsidRPr="00042DAD">
        <w:rPr>
          <w:rFonts w:ascii="Rockwell" w:hAnsi="Rockwell" w:cs="Times New Roman"/>
          <w:b/>
          <w:bCs/>
          <w:sz w:val="20"/>
          <w:szCs w:val="20"/>
        </w:rPr>
        <w:t>X-</w:t>
      </w:r>
      <w:r w:rsidR="00FE25C1" w:rsidRPr="00042DAD">
        <w:rPr>
          <w:rFonts w:ascii="Rockwell" w:hAnsi="Rockwell" w:cs="Times New Roman"/>
          <w:b/>
          <w:bCs/>
          <w:sz w:val="20"/>
          <w:szCs w:val="20"/>
        </w:rPr>
        <w:t>Axis:</w:t>
      </w:r>
      <w:r w:rsidR="00FE25C1" w:rsidRPr="00042DAD">
        <w:rPr>
          <w:rFonts w:ascii="Rockwell" w:hAnsi="Rockwell" w:cs="Times New Roman"/>
          <w:sz w:val="20"/>
          <w:szCs w:val="20"/>
        </w:rPr>
        <w:t> </w:t>
      </w:r>
      <w:proofErr w:type="spellStart"/>
      <w:r w:rsidR="00FE25C1" w:rsidRPr="00042DAD">
        <w:rPr>
          <w:rFonts w:ascii="Rockwell" w:hAnsi="Rockwell" w:cs="Times New Roman"/>
          <w:sz w:val="20"/>
          <w:szCs w:val="20"/>
        </w:rPr>
        <w:t>products_number</w:t>
      </w:r>
      <w:proofErr w:type="spellEnd"/>
      <w:r w:rsidR="00FE25C1" w:rsidRPr="00042DAD">
        <w:rPr>
          <w:rFonts w:ascii="Rockwell" w:hAnsi="Rockwell" w:cs="Times New Roman"/>
          <w:sz w:val="20"/>
          <w:szCs w:val="20"/>
        </w:rPr>
        <w:t xml:space="preserve"> (1,2,3,4+)</w:t>
      </w:r>
    </w:p>
    <w:p w14:paraId="40CE62FB" w14:textId="4DB2D6DD" w:rsidR="0092531E" w:rsidRPr="00042DAD" w:rsidRDefault="0092531E" w:rsidP="00FE25C1">
      <w:pPr>
        <w:numPr>
          <w:ilvl w:val="0"/>
          <w:numId w:val="23"/>
        </w:numPr>
        <w:spacing w:line="480" w:lineRule="auto"/>
        <w:rPr>
          <w:rFonts w:ascii="Rockwell" w:hAnsi="Rockwell" w:cs="Times New Roman"/>
          <w:sz w:val="20"/>
          <w:szCs w:val="20"/>
        </w:rPr>
      </w:pPr>
      <w:r w:rsidRPr="00042DAD">
        <w:rPr>
          <w:rFonts w:ascii="Rockwell" w:hAnsi="Rockwell" w:cs="Times New Roman"/>
          <w:b/>
          <w:bCs/>
          <w:sz w:val="20"/>
          <w:szCs w:val="20"/>
        </w:rPr>
        <w:t>Y-</w:t>
      </w:r>
      <w:proofErr w:type="gramStart"/>
      <w:r w:rsidRPr="00042DAD">
        <w:rPr>
          <w:rFonts w:ascii="Rockwell" w:hAnsi="Rockwell" w:cs="Times New Roman"/>
          <w:sz w:val="20"/>
          <w:szCs w:val="20"/>
        </w:rPr>
        <w:t>Axis :Count</w:t>
      </w:r>
      <w:proofErr w:type="gramEnd"/>
      <w:r w:rsidRPr="00042DAD">
        <w:rPr>
          <w:rFonts w:ascii="Rockwell" w:hAnsi="Rockwell" w:cs="Times New Roman"/>
          <w:sz w:val="20"/>
          <w:szCs w:val="20"/>
        </w:rPr>
        <w:t xml:space="preserve"> of </w:t>
      </w:r>
      <w:proofErr w:type="spellStart"/>
      <w:r w:rsidRPr="00042DAD">
        <w:rPr>
          <w:rFonts w:ascii="Rockwell" w:hAnsi="Rockwell" w:cs="Times New Roman"/>
          <w:sz w:val="20"/>
          <w:szCs w:val="20"/>
        </w:rPr>
        <w:t>Customer_id</w:t>
      </w:r>
      <w:proofErr w:type="spellEnd"/>
    </w:p>
    <w:p w14:paraId="00E5BC56" w14:textId="3BA7C128" w:rsidR="0092531E" w:rsidRPr="00042DAD" w:rsidRDefault="0092531E" w:rsidP="00FE25C1">
      <w:pPr>
        <w:numPr>
          <w:ilvl w:val="0"/>
          <w:numId w:val="23"/>
        </w:numPr>
        <w:spacing w:line="480" w:lineRule="auto"/>
        <w:rPr>
          <w:rFonts w:ascii="Rockwell" w:hAnsi="Rockwell" w:cs="Times New Roman"/>
          <w:sz w:val="20"/>
          <w:szCs w:val="20"/>
        </w:rPr>
      </w:pPr>
      <w:r w:rsidRPr="00042DAD">
        <w:rPr>
          <w:rFonts w:ascii="Rockwell" w:hAnsi="Rockwell" w:cs="Times New Roman"/>
          <w:b/>
          <w:bCs/>
          <w:sz w:val="20"/>
          <w:szCs w:val="20"/>
        </w:rPr>
        <w:t xml:space="preserve">Legend = Churn </w:t>
      </w:r>
    </w:p>
    <w:p w14:paraId="661A28E6" w14:textId="77777777" w:rsidR="00FE25C1" w:rsidRPr="00042DAD" w:rsidRDefault="00FE25C1" w:rsidP="00FE25C1">
      <w:pPr>
        <w:numPr>
          <w:ilvl w:val="0"/>
          <w:numId w:val="23"/>
        </w:numPr>
        <w:spacing w:line="480" w:lineRule="auto"/>
        <w:rPr>
          <w:rFonts w:ascii="Rockwell" w:hAnsi="Rockwell" w:cs="Times New Roman"/>
          <w:sz w:val="20"/>
          <w:szCs w:val="20"/>
        </w:rPr>
      </w:pPr>
      <w:r w:rsidRPr="00042DAD">
        <w:rPr>
          <w:rFonts w:ascii="Rockwell" w:hAnsi="Rockwell" w:cs="Times New Roman"/>
          <w:b/>
          <w:bCs/>
          <w:sz w:val="20"/>
          <w:szCs w:val="20"/>
        </w:rPr>
        <w:t>Insight:</w:t>
      </w:r>
      <w:r w:rsidRPr="00042DAD">
        <w:rPr>
          <w:rFonts w:ascii="Rockwell" w:hAnsi="Rockwell" w:cs="Times New Roman"/>
          <w:sz w:val="20"/>
          <w:szCs w:val="20"/>
        </w:rPr>
        <w:t> 1 product = highest churn</w:t>
      </w:r>
    </w:p>
    <w:p w14:paraId="149FE529" w14:textId="017F9701" w:rsidR="00FE25C1" w:rsidRPr="00420074" w:rsidRDefault="00FE25C1" w:rsidP="00381FAB">
      <w:pPr>
        <w:pStyle w:val="ListParagraph"/>
        <w:numPr>
          <w:ilvl w:val="0"/>
          <w:numId w:val="51"/>
        </w:num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Age vs Credit Score</w:t>
      </w:r>
    </w:p>
    <w:p w14:paraId="5527150F" w14:textId="0B839376" w:rsidR="00FE25C1" w:rsidRPr="00042DAD" w:rsidRDefault="00FE25C1" w:rsidP="00FE25C1">
      <w:pPr>
        <w:numPr>
          <w:ilvl w:val="0"/>
          <w:numId w:val="24"/>
        </w:numPr>
        <w:spacing w:line="480" w:lineRule="auto"/>
        <w:rPr>
          <w:rFonts w:ascii="Rockwell" w:hAnsi="Rockwell" w:cs="Times New Roman"/>
          <w:sz w:val="20"/>
          <w:szCs w:val="20"/>
        </w:rPr>
      </w:pPr>
      <w:r w:rsidRPr="00042DAD">
        <w:rPr>
          <w:rFonts w:ascii="Rockwell" w:hAnsi="Rockwell" w:cs="Times New Roman"/>
          <w:b/>
          <w:bCs/>
          <w:sz w:val="20"/>
          <w:szCs w:val="20"/>
        </w:rPr>
        <w:t>Visual:</w:t>
      </w:r>
      <w:r w:rsidRPr="00042DAD">
        <w:rPr>
          <w:rFonts w:ascii="Rockwell" w:hAnsi="Rockwell" w:cs="Times New Roman"/>
          <w:sz w:val="20"/>
          <w:szCs w:val="20"/>
        </w:rPr>
        <w:t> </w:t>
      </w:r>
      <w:r w:rsidR="00622329" w:rsidRPr="00042DAD">
        <w:rPr>
          <w:rFonts w:ascii="Rockwell" w:hAnsi="Rockwell" w:cs="Times New Roman"/>
          <w:sz w:val="20"/>
          <w:szCs w:val="20"/>
        </w:rPr>
        <w:t>Clustered Column Chart</w:t>
      </w:r>
    </w:p>
    <w:p w14:paraId="575FBF02" w14:textId="31C1A758" w:rsidR="00FE25C1" w:rsidRPr="00042DAD" w:rsidRDefault="00FE25C1" w:rsidP="00FE25C1">
      <w:pPr>
        <w:numPr>
          <w:ilvl w:val="0"/>
          <w:numId w:val="24"/>
        </w:numPr>
        <w:spacing w:line="480" w:lineRule="auto"/>
        <w:rPr>
          <w:rFonts w:ascii="Rockwell" w:hAnsi="Rockwell" w:cs="Times New Roman"/>
          <w:sz w:val="20"/>
          <w:szCs w:val="20"/>
        </w:rPr>
      </w:pPr>
      <w:r w:rsidRPr="00042DAD">
        <w:rPr>
          <w:rFonts w:ascii="Rockwell" w:hAnsi="Rockwell" w:cs="Times New Roman"/>
          <w:b/>
          <w:bCs/>
          <w:sz w:val="20"/>
          <w:szCs w:val="20"/>
        </w:rPr>
        <w:lastRenderedPageBreak/>
        <w:t>X-axis:</w:t>
      </w:r>
      <w:r w:rsidR="00622329" w:rsidRPr="00042DAD">
        <w:rPr>
          <w:rFonts w:ascii="Rockwell" w:hAnsi="Rockwell" w:cs="Times New Roman"/>
          <w:sz w:val="20"/>
          <w:szCs w:val="20"/>
        </w:rPr>
        <w:t xml:space="preserve"> Credit group</w:t>
      </w:r>
    </w:p>
    <w:p w14:paraId="0F2F9269" w14:textId="671A83F0" w:rsidR="00FE25C1" w:rsidRPr="00042DAD" w:rsidRDefault="00FE25C1" w:rsidP="00FE25C1">
      <w:pPr>
        <w:numPr>
          <w:ilvl w:val="0"/>
          <w:numId w:val="24"/>
        </w:numPr>
        <w:spacing w:line="480" w:lineRule="auto"/>
        <w:rPr>
          <w:rFonts w:ascii="Rockwell" w:hAnsi="Rockwell" w:cs="Times New Roman"/>
          <w:sz w:val="20"/>
          <w:szCs w:val="20"/>
        </w:rPr>
      </w:pPr>
      <w:r w:rsidRPr="00042DAD">
        <w:rPr>
          <w:rFonts w:ascii="Rockwell" w:hAnsi="Rockwell" w:cs="Times New Roman"/>
          <w:b/>
          <w:bCs/>
          <w:sz w:val="20"/>
          <w:szCs w:val="20"/>
        </w:rPr>
        <w:t>Y-axis:</w:t>
      </w:r>
      <w:r w:rsidRPr="00042DAD">
        <w:rPr>
          <w:rFonts w:ascii="Rockwell" w:hAnsi="Rockwell" w:cs="Times New Roman"/>
          <w:sz w:val="20"/>
          <w:szCs w:val="20"/>
        </w:rPr>
        <w:t> </w:t>
      </w:r>
      <w:r w:rsidR="00622329" w:rsidRPr="00042DAD">
        <w:rPr>
          <w:rFonts w:ascii="Rockwell" w:hAnsi="Rockwell" w:cs="Times New Roman"/>
          <w:sz w:val="20"/>
          <w:szCs w:val="20"/>
        </w:rPr>
        <w:t>Churn Rate</w:t>
      </w:r>
    </w:p>
    <w:p w14:paraId="02E0F1F9" w14:textId="4E5C22C9" w:rsidR="00622329" w:rsidRPr="00042DAD" w:rsidRDefault="00622329" w:rsidP="00FE25C1">
      <w:pPr>
        <w:numPr>
          <w:ilvl w:val="0"/>
          <w:numId w:val="24"/>
        </w:numPr>
        <w:spacing w:line="480" w:lineRule="auto"/>
        <w:rPr>
          <w:rFonts w:ascii="Rockwell" w:hAnsi="Rockwell" w:cs="Times New Roman"/>
          <w:sz w:val="20"/>
          <w:szCs w:val="20"/>
        </w:rPr>
      </w:pPr>
      <w:r w:rsidRPr="00042DAD">
        <w:rPr>
          <w:rFonts w:ascii="Rockwell" w:hAnsi="Rockwell" w:cs="Times New Roman"/>
          <w:b/>
          <w:bCs/>
          <w:sz w:val="20"/>
          <w:szCs w:val="20"/>
        </w:rPr>
        <w:t>Values =</w:t>
      </w:r>
      <w:r w:rsidRPr="00042DAD">
        <w:rPr>
          <w:rFonts w:ascii="Rockwell" w:hAnsi="Rockwell" w:cs="Times New Roman"/>
          <w:sz w:val="20"/>
          <w:szCs w:val="20"/>
        </w:rPr>
        <w:t xml:space="preserve"> Low =18.80</w:t>
      </w:r>
      <w:proofErr w:type="gramStart"/>
      <w:r w:rsidRPr="00042DAD">
        <w:rPr>
          <w:rFonts w:ascii="Rockwell" w:hAnsi="Rockwell" w:cs="Times New Roman"/>
          <w:sz w:val="20"/>
          <w:szCs w:val="20"/>
        </w:rPr>
        <w:t>%  ,</w:t>
      </w:r>
      <w:proofErr w:type="gramEnd"/>
      <w:r w:rsidRPr="00042DAD">
        <w:rPr>
          <w:rFonts w:ascii="Rockwell" w:hAnsi="Rockwell" w:cs="Times New Roman"/>
          <w:sz w:val="20"/>
          <w:szCs w:val="20"/>
        </w:rPr>
        <w:t xml:space="preserve"> High = 16.73</w:t>
      </w:r>
      <w:proofErr w:type="gramStart"/>
      <w:r w:rsidRPr="00042DAD">
        <w:rPr>
          <w:rFonts w:ascii="Rockwell" w:hAnsi="Rockwell" w:cs="Times New Roman"/>
          <w:sz w:val="20"/>
          <w:szCs w:val="20"/>
        </w:rPr>
        <w:t>% ,Medium</w:t>
      </w:r>
      <w:proofErr w:type="gramEnd"/>
      <w:r w:rsidRPr="00042DAD">
        <w:rPr>
          <w:rFonts w:ascii="Rockwell" w:hAnsi="Rockwell" w:cs="Times New Roman"/>
          <w:sz w:val="20"/>
          <w:szCs w:val="20"/>
        </w:rPr>
        <w:t>=16.47%</w:t>
      </w:r>
    </w:p>
    <w:p w14:paraId="275B6BD2" w14:textId="44C3CE28" w:rsidR="00FE25C1" w:rsidRPr="00420074" w:rsidRDefault="00FE25C1" w:rsidP="00381FAB">
      <w:pPr>
        <w:pStyle w:val="ListParagraph"/>
        <w:numPr>
          <w:ilvl w:val="0"/>
          <w:numId w:val="51"/>
        </w:numPr>
        <w:spacing w:line="480" w:lineRule="auto"/>
        <w:rPr>
          <w:rFonts w:ascii="Rockwell" w:hAnsi="Rockwell" w:cs="Times New Roman"/>
          <w:b/>
          <w:bCs/>
          <w:sz w:val="22"/>
          <w:szCs w:val="22"/>
          <w:u w:val="single"/>
        </w:rPr>
      </w:pPr>
      <w:r w:rsidRPr="00420074">
        <w:rPr>
          <w:rFonts w:ascii="Rockwell" w:hAnsi="Rockwell" w:cs="Times New Roman"/>
          <w:b/>
          <w:bCs/>
          <w:sz w:val="22"/>
          <w:szCs w:val="22"/>
          <w:u w:val="single"/>
        </w:rPr>
        <w:t>Risk Level Distribution</w:t>
      </w:r>
    </w:p>
    <w:p w14:paraId="79442B5B" w14:textId="72B22187" w:rsidR="00FE25C1" w:rsidRPr="00042DAD" w:rsidRDefault="00FE25C1" w:rsidP="00FE25C1">
      <w:pPr>
        <w:numPr>
          <w:ilvl w:val="0"/>
          <w:numId w:val="25"/>
        </w:numPr>
        <w:spacing w:line="480" w:lineRule="auto"/>
        <w:rPr>
          <w:rFonts w:ascii="Rockwell" w:hAnsi="Rockwell" w:cs="Times New Roman"/>
          <w:sz w:val="20"/>
          <w:szCs w:val="20"/>
        </w:rPr>
      </w:pPr>
      <w:r w:rsidRPr="00042DAD">
        <w:rPr>
          <w:rFonts w:ascii="Rockwell" w:hAnsi="Rockwell" w:cs="Times New Roman"/>
          <w:b/>
          <w:bCs/>
          <w:sz w:val="20"/>
          <w:szCs w:val="20"/>
        </w:rPr>
        <w:t>Visual:</w:t>
      </w:r>
      <w:r w:rsidRPr="00042DAD">
        <w:rPr>
          <w:rFonts w:ascii="Rockwell" w:hAnsi="Rockwell" w:cs="Times New Roman"/>
          <w:sz w:val="20"/>
          <w:szCs w:val="20"/>
        </w:rPr>
        <w:t xml:space="preserve"> Donut Chart </w:t>
      </w:r>
    </w:p>
    <w:p w14:paraId="47403A9E" w14:textId="77777777" w:rsidR="00FE25C1" w:rsidRPr="00042DAD" w:rsidRDefault="00FE25C1" w:rsidP="00FE25C1">
      <w:pPr>
        <w:numPr>
          <w:ilvl w:val="0"/>
          <w:numId w:val="25"/>
        </w:numPr>
        <w:spacing w:line="480" w:lineRule="auto"/>
        <w:rPr>
          <w:rFonts w:ascii="Rockwell" w:hAnsi="Rockwell" w:cs="Times New Roman"/>
          <w:sz w:val="20"/>
          <w:szCs w:val="20"/>
        </w:rPr>
      </w:pPr>
      <w:r w:rsidRPr="00042DAD">
        <w:rPr>
          <w:rFonts w:ascii="Rockwell" w:hAnsi="Rockwell" w:cs="Times New Roman"/>
          <w:b/>
          <w:bCs/>
          <w:sz w:val="20"/>
          <w:szCs w:val="20"/>
        </w:rPr>
        <w:t>Legend:</w:t>
      </w:r>
      <w:r w:rsidRPr="00042DAD">
        <w:rPr>
          <w:rFonts w:ascii="Rockwell" w:hAnsi="Rockwell" w:cs="Times New Roman"/>
          <w:sz w:val="20"/>
          <w:szCs w:val="20"/>
        </w:rPr>
        <w:t> Risk Level DAX</w:t>
      </w:r>
    </w:p>
    <w:p w14:paraId="10C261A4" w14:textId="3CC53D28" w:rsidR="00622329" w:rsidRPr="00042DAD" w:rsidRDefault="00622329" w:rsidP="00FE25C1">
      <w:pPr>
        <w:numPr>
          <w:ilvl w:val="0"/>
          <w:numId w:val="25"/>
        </w:numPr>
        <w:spacing w:line="480" w:lineRule="auto"/>
        <w:rPr>
          <w:rFonts w:ascii="Rockwell" w:hAnsi="Rockwell" w:cs="Times New Roman"/>
          <w:sz w:val="20"/>
          <w:szCs w:val="20"/>
        </w:rPr>
      </w:pPr>
      <w:r w:rsidRPr="00042DAD">
        <w:rPr>
          <w:rFonts w:ascii="Rockwell" w:hAnsi="Rockwell" w:cs="Times New Roman"/>
          <w:b/>
          <w:bCs/>
          <w:sz w:val="20"/>
          <w:szCs w:val="20"/>
        </w:rPr>
        <w:t>Values:</w:t>
      </w:r>
      <w:r w:rsidRPr="00042DAD">
        <w:rPr>
          <w:rFonts w:ascii="Rockwell" w:hAnsi="Rockwell" w:cs="Times New Roman"/>
          <w:sz w:val="20"/>
          <w:szCs w:val="20"/>
        </w:rPr>
        <w:t xml:space="preserve"> Count of </w:t>
      </w:r>
      <w:proofErr w:type="spellStart"/>
      <w:r w:rsidRPr="00042DAD">
        <w:rPr>
          <w:rFonts w:ascii="Rockwell" w:hAnsi="Rockwell" w:cs="Times New Roman"/>
          <w:sz w:val="20"/>
          <w:szCs w:val="20"/>
        </w:rPr>
        <w:t>Customer_id</w:t>
      </w:r>
      <w:proofErr w:type="spellEnd"/>
    </w:p>
    <w:p w14:paraId="0615A348" w14:textId="156EA8D9" w:rsidR="00FE25C1" w:rsidRPr="00042DAD" w:rsidRDefault="00FE25C1" w:rsidP="00FE25C1">
      <w:pPr>
        <w:numPr>
          <w:ilvl w:val="0"/>
          <w:numId w:val="25"/>
        </w:numPr>
        <w:spacing w:line="480" w:lineRule="auto"/>
        <w:rPr>
          <w:rFonts w:ascii="Rockwell" w:hAnsi="Rockwell" w:cs="Times New Roman"/>
          <w:sz w:val="20"/>
          <w:szCs w:val="20"/>
        </w:rPr>
      </w:pPr>
      <w:r w:rsidRPr="00042DAD">
        <w:rPr>
          <w:rFonts w:ascii="Rockwell" w:hAnsi="Rockwell" w:cs="Times New Roman"/>
          <w:b/>
          <w:bCs/>
          <w:sz w:val="20"/>
          <w:szCs w:val="20"/>
        </w:rPr>
        <w:t>Values:</w:t>
      </w:r>
      <w:r w:rsidRPr="00042DAD">
        <w:rPr>
          <w:rFonts w:ascii="Rockwell" w:hAnsi="Rockwell" w:cs="Times New Roman"/>
          <w:sz w:val="20"/>
          <w:szCs w:val="20"/>
        </w:rPr>
        <w:t xml:space="preserve"> Medium </w:t>
      </w:r>
      <w:proofErr w:type="gramStart"/>
      <w:r w:rsidRPr="00042DAD">
        <w:rPr>
          <w:rFonts w:ascii="Rockwell" w:hAnsi="Rockwell" w:cs="Times New Roman"/>
          <w:sz w:val="20"/>
          <w:szCs w:val="20"/>
        </w:rPr>
        <w:t xml:space="preserve">Risk </w:t>
      </w:r>
      <w:r w:rsidR="00622329" w:rsidRPr="00042DAD">
        <w:rPr>
          <w:rFonts w:ascii="Rockwell" w:hAnsi="Rockwell" w:cs="Times New Roman"/>
          <w:sz w:val="20"/>
          <w:szCs w:val="20"/>
        </w:rPr>
        <w:t xml:space="preserve"> having</w:t>
      </w:r>
      <w:proofErr w:type="gramEnd"/>
      <w:r w:rsidR="00622329" w:rsidRPr="00042DAD">
        <w:rPr>
          <w:rFonts w:ascii="Rockwell" w:hAnsi="Rockwell" w:cs="Times New Roman"/>
          <w:sz w:val="20"/>
          <w:szCs w:val="20"/>
        </w:rPr>
        <w:t xml:space="preserve"> customers</w:t>
      </w:r>
      <w:r w:rsidRPr="00042DAD">
        <w:rPr>
          <w:rFonts w:ascii="Rockwell" w:hAnsi="Rockwell" w:cs="Times New Roman"/>
          <w:sz w:val="20"/>
          <w:szCs w:val="20"/>
        </w:rPr>
        <w:t>= 48%, Low Risk = 27.98%, High Risk = 24.02%</w:t>
      </w:r>
    </w:p>
    <w:p w14:paraId="0725B982" w14:textId="6ACBC47B" w:rsidR="00FE25C1" w:rsidRPr="00420074" w:rsidRDefault="00FE25C1" w:rsidP="00381FAB">
      <w:pPr>
        <w:pStyle w:val="ListParagraph"/>
        <w:numPr>
          <w:ilvl w:val="0"/>
          <w:numId w:val="51"/>
        </w:num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Active vs Inactive Members</w:t>
      </w:r>
    </w:p>
    <w:p w14:paraId="52CFF5ED" w14:textId="70B35496" w:rsidR="0092531E" w:rsidRPr="00042DAD" w:rsidRDefault="0092531E" w:rsidP="00622329">
      <w:pPr>
        <w:numPr>
          <w:ilvl w:val="0"/>
          <w:numId w:val="26"/>
        </w:numPr>
        <w:spacing w:line="480" w:lineRule="auto"/>
        <w:rPr>
          <w:rFonts w:ascii="Rockwell" w:hAnsi="Rockwell" w:cs="Times New Roman"/>
          <w:sz w:val="20"/>
          <w:szCs w:val="20"/>
        </w:rPr>
      </w:pPr>
      <w:proofErr w:type="gramStart"/>
      <w:r w:rsidRPr="00042DAD">
        <w:rPr>
          <w:rFonts w:ascii="Rockwell" w:hAnsi="Rockwell" w:cs="Times New Roman"/>
          <w:b/>
          <w:bCs/>
          <w:sz w:val="20"/>
          <w:szCs w:val="20"/>
        </w:rPr>
        <w:t>Legend :</w:t>
      </w:r>
      <w:proofErr w:type="gramEnd"/>
      <w:r w:rsidRPr="00042DAD">
        <w:rPr>
          <w:rFonts w:ascii="Rockwell" w:hAnsi="Rockwell" w:cs="Times New Roman"/>
          <w:b/>
          <w:bCs/>
          <w:sz w:val="20"/>
          <w:szCs w:val="20"/>
        </w:rPr>
        <w:t xml:space="preserve"> Active Status</w:t>
      </w:r>
    </w:p>
    <w:p w14:paraId="3789DCF7" w14:textId="312D5AE2" w:rsidR="00FE25C1" w:rsidRPr="00042DAD" w:rsidRDefault="00FE25C1" w:rsidP="00FE25C1">
      <w:pPr>
        <w:numPr>
          <w:ilvl w:val="0"/>
          <w:numId w:val="26"/>
        </w:numPr>
        <w:spacing w:line="480" w:lineRule="auto"/>
        <w:rPr>
          <w:rFonts w:ascii="Rockwell" w:hAnsi="Rockwell" w:cs="Times New Roman"/>
          <w:sz w:val="20"/>
          <w:szCs w:val="20"/>
        </w:rPr>
      </w:pPr>
      <w:r w:rsidRPr="00042DAD">
        <w:rPr>
          <w:rFonts w:ascii="Rockwell" w:hAnsi="Rockwell" w:cs="Times New Roman"/>
          <w:b/>
          <w:bCs/>
          <w:sz w:val="20"/>
          <w:szCs w:val="20"/>
        </w:rPr>
        <w:t>Values:</w:t>
      </w:r>
      <w:r w:rsidRPr="00042DAD">
        <w:rPr>
          <w:rFonts w:ascii="Rockwell" w:hAnsi="Rockwell" w:cs="Times New Roman"/>
          <w:sz w:val="20"/>
          <w:szCs w:val="20"/>
        </w:rPr>
        <w:t> </w:t>
      </w:r>
      <w:r w:rsidR="0092531E" w:rsidRPr="00042DAD">
        <w:rPr>
          <w:rFonts w:ascii="Rockwell" w:hAnsi="Rockwell" w:cs="Times New Roman"/>
          <w:sz w:val="20"/>
          <w:szCs w:val="20"/>
        </w:rPr>
        <w:t xml:space="preserve">count of </w:t>
      </w:r>
      <w:proofErr w:type="spellStart"/>
      <w:r w:rsidR="0092531E" w:rsidRPr="00042DAD">
        <w:rPr>
          <w:rFonts w:ascii="Rockwell" w:hAnsi="Rockwell" w:cs="Times New Roman"/>
          <w:sz w:val="20"/>
          <w:szCs w:val="20"/>
        </w:rPr>
        <w:t>customer_id</w:t>
      </w:r>
      <w:proofErr w:type="spellEnd"/>
    </w:p>
    <w:p w14:paraId="4EF99C19" w14:textId="77777777" w:rsidR="00622329" w:rsidRPr="00042DAD" w:rsidRDefault="00FE25C1" w:rsidP="00FE25C1">
      <w:pPr>
        <w:numPr>
          <w:ilvl w:val="0"/>
          <w:numId w:val="26"/>
        </w:numPr>
        <w:spacing w:line="480" w:lineRule="auto"/>
        <w:rPr>
          <w:rFonts w:ascii="Rockwell" w:hAnsi="Rockwell" w:cs="Times New Roman"/>
          <w:sz w:val="20"/>
          <w:szCs w:val="20"/>
        </w:rPr>
      </w:pPr>
      <w:r w:rsidRPr="00042DAD">
        <w:rPr>
          <w:rFonts w:ascii="Rockwell" w:hAnsi="Rockwell" w:cs="Times New Roman"/>
          <w:b/>
          <w:bCs/>
          <w:sz w:val="20"/>
          <w:szCs w:val="20"/>
        </w:rPr>
        <w:t>Labels:</w:t>
      </w:r>
      <w:r w:rsidRPr="00042DAD">
        <w:rPr>
          <w:rFonts w:ascii="Rockwell" w:hAnsi="Rockwell" w:cs="Times New Roman"/>
          <w:sz w:val="20"/>
          <w:szCs w:val="20"/>
        </w:rPr>
        <w:t xml:space="preserve"> Active = </w:t>
      </w:r>
      <w:r w:rsidR="0092531E" w:rsidRPr="00042DAD">
        <w:rPr>
          <w:rFonts w:ascii="Rockwell" w:hAnsi="Rockwell" w:cs="Times New Roman"/>
          <w:sz w:val="20"/>
          <w:szCs w:val="20"/>
        </w:rPr>
        <w:t>51.51</w:t>
      </w:r>
      <w:r w:rsidRPr="00042DAD">
        <w:rPr>
          <w:rFonts w:ascii="Rockwell" w:hAnsi="Rockwell" w:cs="Times New Roman"/>
          <w:sz w:val="20"/>
          <w:szCs w:val="20"/>
        </w:rPr>
        <w:t xml:space="preserve">%, Inactive = </w:t>
      </w:r>
      <w:r w:rsidR="0092531E" w:rsidRPr="00042DAD">
        <w:rPr>
          <w:rFonts w:ascii="Rockwell" w:hAnsi="Rockwell" w:cs="Times New Roman"/>
          <w:sz w:val="20"/>
          <w:szCs w:val="20"/>
        </w:rPr>
        <w:t>48.49</w:t>
      </w:r>
      <w:r w:rsidRPr="00042DAD">
        <w:rPr>
          <w:rFonts w:ascii="Rockwell" w:hAnsi="Rockwell" w:cs="Times New Roman"/>
          <w:sz w:val="20"/>
          <w:szCs w:val="20"/>
        </w:rPr>
        <w:t>%</w:t>
      </w:r>
    </w:p>
    <w:p w14:paraId="75FE23E6" w14:textId="7A8B599B" w:rsidR="00FE25C1" w:rsidRPr="00420074" w:rsidRDefault="00FE25C1" w:rsidP="00FE25C1">
      <w:pPr>
        <w:numPr>
          <w:ilvl w:val="0"/>
          <w:numId w:val="26"/>
        </w:numPr>
        <w:spacing w:line="480" w:lineRule="auto"/>
        <w:rPr>
          <w:rFonts w:ascii="Rockwell" w:hAnsi="Rockwell" w:cs="Times New Roman"/>
          <w:color w:val="4472C4" w:themeColor="accent1"/>
          <w:sz w:val="22"/>
          <w:szCs w:val="22"/>
          <w:u w:val="single"/>
        </w:rPr>
      </w:pPr>
      <w:r w:rsidRPr="00042DAD">
        <w:rPr>
          <w:rFonts w:ascii="Rockwell" w:hAnsi="Rockwell" w:cs="Times New Roman"/>
          <w:b/>
          <w:bCs/>
          <w:sz w:val="20"/>
          <w:szCs w:val="20"/>
        </w:rPr>
        <w:t xml:space="preserve"> </w:t>
      </w:r>
      <w:r w:rsidRPr="00420074">
        <w:rPr>
          <w:rFonts w:ascii="Rockwell" w:hAnsi="Rockwell" w:cs="Times New Roman"/>
          <w:b/>
          <w:bCs/>
          <w:color w:val="4472C4" w:themeColor="accent1"/>
          <w:sz w:val="22"/>
          <w:szCs w:val="22"/>
          <w:u w:val="single"/>
        </w:rPr>
        <w:t>Create Slicers (Filters)</w:t>
      </w:r>
    </w:p>
    <w:p w14:paraId="31B4161B" w14:textId="33A608C5" w:rsidR="00FE25C1" w:rsidRPr="00042DAD" w:rsidRDefault="00FE25C1" w:rsidP="00FE25C1">
      <w:pPr>
        <w:spacing w:line="480" w:lineRule="auto"/>
        <w:rPr>
          <w:rFonts w:ascii="Rockwell" w:hAnsi="Rockwell" w:cs="Times New Roman"/>
          <w:sz w:val="20"/>
          <w:szCs w:val="20"/>
        </w:rPr>
      </w:pPr>
      <w:r w:rsidRPr="00042DAD">
        <w:rPr>
          <w:rFonts w:ascii="Rockwell" w:hAnsi="Rockwell" w:cs="Times New Roman"/>
          <w:sz w:val="20"/>
          <w:szCs w:val="20"/>
        </w:rPr>
        <w:t>Add</w:t>
      </w:r>
      <w:r w:rsidR="00622329" w:rsidRPr="00042DAD">
        <w:rPr>
          <w:rFonts w:ascii="Rockwell" w:hAnsi="Rockwell" w:cs="Times New Roman"/>
          <w:sz w:val="20"/>
          <w:szCs w:val="20"/>
        </w:rPr>
        <w:t xml:space="preserve">ed </w:t>
      </w:r>
      <w:r w:rsidRPr="00042DAD">
        <w:rPr>
          <w:rFonts w:ascii="Rockwell" w:hAnsi="Rockwell" w:cs="Times New Roman"/>
          <w:sz w:val="20"/>
          <w:szCs w:val="20"/>
        </w:rPr>
        <w:t>these slicers for interactivity:</w:t>
      </w:r>
    </w:p>
    <w:p w14:paraId="64C0E4D8" w14:textId="184ABA09" w:rsidR="00FE25C1" w:rsidRPr="00042DAD" w:rsidRDefault="00FE25C1" w:rsidP="00FE25C1">
      <w:pPr>
        <w:numPr>
          <w:ilvl w:val="0"/>
          <w:numId w:val="27"/>
        </w:numPr>
        <w:spacing w:line="480" w:lineRule="auto"/>
        <w:rPr>
          <w:rFonts w:ascii="Rockwell" w:hAnsi="Rockwell" w:cs="Times New Roman"/>
          <w:sz w:val="20"/>
          <w:szCs w:val="20"/>
        </w:rPr>
      </w:pPr>
      <w:r w:rsidRPr="00042DAD">
        <w:rPr>
          <w:rFonts w:ascii="Rockwell" w:hAnsi="Rockwell" w:cs="Times New Roman"/>
          <w:b/>
          <w:bCs/>
          <w:sz w:val="20"/>
          <w:szCs w:val="20"/>
        </w:rPr>
        <w:t>Geography</w:t>
      </w:r>
      <w:r w:rsidRPr="00042DAD">
        <w:rPr>
          <w:rFonts w:ascii="Rockwell" w:hAnsi="Rockwell" w:cs="Times New Roman"/>
          <w:sz w:val="20"/>
          <w:szCs w:val="20"/>
        </w:rPr>
        <w:t xml:space="preserve"> (Germany / </w:t>
      </w:r>
      <w:r w:rsidR="00622329" w:rsidRPr="00042DAD">
        <w:rPr>
          <w:rFonts w:ascii="Rockwell" w:hAnsi="Rockwell" w:cs="Times New Roman"/>
          <w:sz w:val="20"/>
          <w:szCs w:val="20"/>
        </w:rPr>
        <w:t>France /Spain</w:t>
      </w:r>
      <w:r w:rsidRPr="00042DAD">
        <w:rPr>
          <w:rFonts w:ascii="Rockwell" w:hAnsi="Rockwell" w:cs="Times New Roman"/>
          <w:sz w:val="20"/>
          <w:szCs w:val="20"/>
        </w:rPr>
        <w:t>)</w:t>
      </w:r>
    </w:p>
    <w:p w14:paraId="571826E8" w14:textId="77777777" w:rsidR="00FE25C1" w:rsidRPr="00042DAD" w:rsidRDefault="00FE25C1" w:rsidP="00FE25C1">
      <w:pPr>
        <w:numPr>
          <w:ilvl w:val="0"/>
          <w:numId w:val="27"/>
        </w:numPr>
        <w:spacing w:line="480" w:lineRule="auto"/>
        <w:rPr>
          <w:rFonts w:ascii="Rockwell" w:hAnsi="Rockwell" w:cs="Times New Roman"/>
          <w:sz w:val="20"/>
          <w:szCs w:val="20"/>
        </w:rPr>
      </w:pPr>
      <w:r w:rsidRPr="00042DAD">
        <w:rPr>
          <w:rFonts w:ascii="Rockwell" w:hAnsi="Rockwell" w:cs="Times New Roman"/>
          <w:b/>
          <w:bCs/>
          <w:sz w:val="20"/>
          <w:szCs w:val="20"/>
        </w:rPr>
        <w:t>Gender</w:t>
      </w:r>
      <w:r w:rsidRPr="00042DAD">
        <w:rPr>
          <w:rFonts w:ascii="Rockwell" w:hAnsi="Rockwell" w:cs="Times New Roman"/>
          <w:sz w:val="20"/>
          <w:szCs w:val="20"/>
        </w:rPr>
        <w:t> (Female / Male)</w:t>
      </w:r>
    </w:p>
    <w:p w14:paraId="54997676" w14:textId="77777777" w:rsidR="00FE25C1" w:rsidRPr="00042DAD" w:rsidRDefault="00FE25C1" w:rsidP="00FE25C1">
      <w:pPr>
        <w:numPr>
          <w:ilvl w:val="0"/>
          <w:numId w:val="27"/>
        </w:numPr>
        <w:spacing w:line="480" w:lineRule="auto"/>
        <w:rPr>
          <w:rFonts w:ascii="Rockwell" w:hAnsi="Rockwell" w:cs="Times New Roman"/>
          <w:sz w:val="20"/>
          <w:szCs w:val="20"/>
        </w:rPr>
      </w:pPr>
      <w:r w:rsidRPr="00042DAD">
        <w:rPr>
          <w:rFonts w:ascii="Rockwell" w:hAnsi="Rockwell" w:cs="Times New Roman"/>
          <w:b/>
          <w:bCs/>
          <w:sz w:val="20"/>
          <w:szCs w:val="20"/>
        </w:rPr>
        <w:t>Age Group</w:t>
      </w:r>
      <w:r w:rsidRPr="00042DAD">
        <w:rPr>
          <w:rFonts w:ascii="Rockwell" w:hAnsi="Rockwell" w:cs="Times New Roman"/>
          <w:sz w:val="20"/>
          <w:szCs w:val="20"/>
        </w:rPr>
        <w:t> (Senior / Middle / Young)</w:t>
      </w:r>
    </w:p>
    <w:p w14:paraId="1E626117" w14:textId="77777777" w:rsidR="00FE25C1" w:rsidRPr="00042DAD" w:rsidRDefault="00FE25C1" w:rsidP="00FE25C1">
      <w:pPr>
        <w:numPr>
          <w:ilvl w:val="0"/>
          <w:numId w:val="27"/>
        </w:numPr>
        <w:spacing w:line="480" w:lineRule="auto"/>
        <w:rPr>
          <w:rFonts w:ascii="Rockwell" w:hAnsi="Rockwell" w:cs="Times New Roman"/>
          <w:sz w:val="20"/>
          <w:szCs w:val="20"/>
        </w:rPr>
      </w:pPr>
      <w:r w:rsidRPr="00042DAD">
        <w:rPr>
          <w:rFonts w:ascii="Rockwell" w:hAnsi="Rockwell" w:cs="Times New Roman"/>
          <w:b/>
          <w:bCs/>
          <w:sz w:val="20"/>
          <w:szCs w:val="20"/>
        </w:rPr>
        <w:t>Active Status</w:t>
      </w:r>
      <w:r w:rsidRPr="00042DAD">
        <w:rPr>
          <w:rFonts w:ascii="Rockwell" w:hAnsi="Rockwell" w:cs="Times New Roman"/>
          <w:sz w:val="20"/>
          <w:szCs w:val="20"/>
        </w:rPr>
        <w:t> (Active / Inactive)</w:t>
      </w:r>
    </w:p>
    <w:p w14:paraId="3F336920" w14:textId="77777777" w:rsidR="00FE25C1" w:rsidRPr="00042DAD" w:rsidRDefault="00FE25C1" w:rsidP="00FE25C1">
      <w:pPr>
        <w:numPr>
          <w:ilvl w:val="0"/>
          <w:numId w:val="27"/>
        </w:numPr>
        <w:spacing w:line="480" w:lineRule="auto"/>
        <w:rPr>
          <w:rFonts w:ascii="Rockwell" w:hAnsi="Rockwell" w:cs="Times New Roman"/>
          <w:sz w:val="20"/>
          <w:szCs w:val="20"/>
        </w:rPr>
      </w:pPr>
      <w:r w:rsidRPr="00042DAD">
        <w:rPr>
          <w:rFonts w:ascii="Rockwell" w:hAnsi="Rockwell" w:cs="Times New Roman"/>
          <w:b/>
          <w:bCs/>
          <w:sz w:val="20"/>
          <w:szCs w:val="20"/>
        </w:rPr>
        <w:t>Risk Level</w:t>
      </w:r>
      <w:r w:rsidRPr="00042DAD">
        <w:rPr>
          <w:rFonts w:ascii="Rockwell" w:hAnsi="Rockwell" w:cs="Times New Roman"/>
          <w:sz w:val="20"/>
          <w:szCs w:val="20"/>
        </w:rPr>
        <w:t> (High / Medium / Low)</w:t>
      </w:r>
    </w:p>
    <w:p w14:paraId="3254CC30" w14:textId="77777777" w:rsidR="00FE25C1" w:rsidRPr="00042DAD" w:rsidRDefault="00000000" w:rsidP="00FE25C1">
      <w:pPr>
        <w:spacing w:line="480" w:lineRule="auto"/>
        <w:rPr>
          <w:rFonts w:ascii="Rockwell" w:hAnsi="Rockwell"/>
          <w:sz w:val="20"/>
          <w:szCs w:val="20"/>
        </w:rPr>
      </w:pPr>
      <w:r>
        <w:rPr>
          <w:rFonts w:ascii="Rockwell" w:hAnsi="Rockwell"/>
          <w:sz w:val="20"/>
          <w:szCs w:val="20"/>
        </w:rPr>
        <w:pict w14:anchorId="58467DAA">
          <v:rect id="_x0000_i1025" style="width:0;height:.75pt" o:hralign="center" o:hrstd="t" o:hr="t" fillcolor="#a0a0a0" stroked="f"/>
        </w:pict>
      </w:r>
    </w:p>
    <w:p w14:paraId="02ECEB03" w14:textId="4E475556" w:rsidR="00FE25C1" w:rsidRPr="00420074" w:rsidRDefault="00FE25C1" w:rsidP="00381FAB">
      <w:pPr>
        <w:pStyle w:val="ListParagraph"/>
        <w:numPr>
          <w:ilvl w:val="0"/>
          <w:numId w:val="51"/>
        </w:numPr>
        <w:spacing w:line="480" w:lineRule="auto"/>
        <w:rPr>
          <w:rFonts w:ascii="Rockwell" w:hAnsi="Rockwell" w:cs="Times New Roman"/>
          <w:b/>
          <w:bCs/>
          <w:color w:val="4472C4" w:themeColor="accent1"/>
          <w:sz w:val="22"/>
          <w:szCs w:val="22"/>
          <w:u w:val="single"/>
        </w:rPr>
      </w:pPr>
      <w:r w:rsidRPr="00420074">
        <w:rPr>
          <w:rFonts w:ascii="Rockwell" w:hAnsi="Rockwell" w:cs="Times New Roman"/>
          <w:b/>
          <w:bCs/>
          <w:color w:val="4472C4" w:themeColor="accent1"/>
          <w:sz w:val="22"/>
          <w:szCs w:val="22"/>
          <w:u w:val="single"/>
        </w:rPr>
        <w:t>Visual Titles</w:t>
      </w:r>
    </w:p>
    <w:p w14:paraId="560087F6" w14:textId="77777777" w:rsidR="00FE25C1" w:rsidRPr="00042DAD" w:rsidRDefault="00FE25C1" w:rsidP="00FE25C1">
      <w:pPr>
        <w:numPr>
          <w:ilvl w:val="0"/>
          <w:numId w:val="28"/>
        </w:numPr>
        <w:spacing w:line="480" w:lineRule="auto"/>
        <w:rPr>
          <w:rFonts w:ascii="Rockwell" w:hAnsi="Rockwell" w:cs="Times New Roman"/>
          <w:sz w:val="20"/>
          <w:szCs w:val="20"/>
        </w:rPr>
      </w:pPr>
      <w:r w:rsidRPr="00042DAD">
        <w:rPr>
          <w:rFonts w:ascii="Rockwell" w:hAnsi="Rockwell" w:cs="Times New Roman"/>
          <w:sz w:val="20"/>
          <w:szCs w:val="20"/>
        </w:rPr>
        <w:t>CHURN RATE BY GEOGRAPHY</w:t>
      </w:r>
    </w:p>
    <w:p w14:paraId="6D6CD936" w14:textId="77777777" w:rsidR="00FE25C1" w:rsidRPr="00042DAD" w:rsidRDefault="00FE25C1" w:rsidP="00FE25C1">
      <w:pPr>
        <w:numPr>
          <w:ilvl w:val="0"/>
          <w:numId w:val="28"/>
        </w:numPr>
        <w:spacing w:line="480" w:lineRule="auto"/>
        <w:rPr>
          <w:rFonts w:ascii="Rockwell" w:hAnsi="Rockwell" w:cs="Times New Roman"/>
          <w:sz w:val="20"/>
          <w:szCs w:val="20"/>
        </w:rPr>
      </w:pPr>
      <w:r w:rsidRPr="00042DAD">
        <w:rPr>
          <w:rFonts w:ascii="Rockwell" w:hAnsi="Rockwell" w:cs="Times New Roman"/>
          <w:sz w:val="20"/>
          <w:szCs w:val="20"/>
        </w:rPr>
        <w:lastRenderedPageBreak/>
        <w:t>CHURN RATE BY AGE GROUP</w:t>
      </w:r>
    </w:p>
    <w:p w14:paraId="03D5CC3B" w14:textId="77777777" w:rsidR="00FE25C1" w:rsidRPr="00042DAD" w:rsidRDefault="00FE25C1" w:rsidP="00FE25C1">
      <w:pPr>
        <w:numPr>
          <w:ilvl w:val="0"/>
          <w:numId w:val="28"/>
        </w:numPr>
        <w:spacing w:line="480" w:lineRule="auto"/>
        <w:rPr>
          <w:rFonts w:ascii="Rockwell" w:hAnsi="Rockwell" w:cs="Times New Roman"/>
          <w:sz w:val="20"/>
          <w:szCs w:val="20"/>
        </w:rPr>
      </w:pPr>
      <w:r w:rsidRPr="00042DAD">
        <w:rPr>
          <w:rFonts w:ascii="Rockwell" w:hAnsi="Rockwell" w:cs="Times New Roman"/>
          <w:sz w:val="20"/>
          <w:szCs w:val="20"/>
        </w:rPr>
        <w:t>PRODUCTS vs CHURN</w:t>
      </w:r>
    </w:p>
    <w:p w14:paraId="3C089E38" w14:textId="77777777" w:rsidR="00FE25C1" w:rsidRPr="00042DAD" w:rsidRDefault="00FE25C1" w:rsidP="00FE25C1">
      <w:pPr>
        <w:numPr>
          <w:ilvl w:val="0"/>
          <w:numId w:val="28"/>
        </w:numPr>
        <w:spacing w:line="480" w:lineRule="auto"/>
        <w:rPr>
          <w:rFonts w:ascii="Rockwell" w:hAnsi="Rockwell" w:cs="Times New Roman"/>
          <w:sz w:val="20"/>
          <w:szCs w:val="20"/>
        </w:rPr>
      </w:pPr>
      <w:r w:rsidRPr="00042DAD">
        <w:rPr>
          <w:rFonts w:ascii="Rockwell" w:hAnsi="Rockwell" w:cs="Times New Roman"/>
          <w:sz w:val="20"/>
          <w:szCs w:val="20"/>
        </w:rPr>
        <w:t>CHURN RATE BY TENURE</w:t>
      </w:r>
    </w:p>
    <w:p w14:paraId="31AA9952" w14:textId="77777777" w:rsidR="00FE25C1" w:rsidRPr="00042DAD" w:rsidRDefault="00FE25C1" w:rsidP="00FE25C1">
      <w:pPr>
        <w:numPr>
          <w:ilvl w:val="0"/>
          <w:numId w:val="28"/>
        </w:numPr>
        <w:spacing w:line="480" w:lineRule="auto"/>
        <w:rPr>
          <w:rFonts w:ascii="Rockwell" w:hAnsi="Rockwell" w:cs="Times New Roman"/>
          <w:sz w:val="20"/>
          <w:szCs w:val="20"/>
        </w:rPr>
      </w:pPr>
      <w:r w:rsidRPr="00042DAD">
        <w:rPr>
          <w:rFonts w:ascii="Rockwell" w:hAnsi="Rockwell" w:cs="Times New Roman"/>
          <w:sz w:val="20"/>
          <w:szCs w:val="20"/>
        </w:rPr>
        <w:t>ACTIVE VS INACTIVE MEMBERS</w:t>
      </w:r>
    </w:p>
    <w:p w14:paraId="78C8A37F" w14:textId="77777777" w:rsidR="00FE25C1" w:rsidRPr="00042DAD" w:rsidRDefault="00FE25C1" w:rsidP="00FE25C1">
      <w:pPr>
        <w:numPr>
          <w:ilvl w:val="0"/>
          <w:numId w:val="28"/>
        </w:numPr>
        <w:spacing w:line="480" w:lineRule="auto"/>
        <w:rPr>
          <w:rFonts w:ascii="Rockwell" w:hAnsi="Rockwell" w:cs="Times New Roman"/>
          <w:sz w:val="20"/>
          <w:szCs w:val="20"/>
        </w:rPr>
      </w:pPr>
      <w:r w:rsidRPr="00042DAD">
        <w:rPr>
          <w:rFonts w:ascii="Rockwell" w:hAnsi="Rockwell" w:cs="Times New Roman"/>
          <w:sz w:val="20"/>
          <w:szCs w:val="20"/>
        </w:rPr>
        <w:t>HIGH AND LOW RISK CUSTOMERS</w:t>
      </w:r>
    </w:p>
    <w:p w14:paraId="164BD53A" w14:textId="20605F28" w:rsidR="00FE25C1" w:rsidRPr="00042DAD" w:rsidRDefault="00622329" w:rsidP="00FE25C1">
      <w:pPr>
        <w:spacing w:line="480" w:lineRule="auto"/>
        <w:rPr>
          <w:rFonts w:ascii="Rockwell" w:hAnsi="Rockwell"/>
          <w:sz w:val="20"/>
          <w:szCs w:val="20"/>
        </w:rPr>
      </w:pPr>
      <w:r w:rsidRPr="00042DAD">
        <w:rPr>
          <w:rFonts w:ascii="Rockwell" w:hAnsi="Rockwell"/>
          <w:noProof/>
          <w:sz w:val="20"/>
          <w:szCs w:val="20"/>
        </w:rPr>
        <w:drawing>
          <wp:inline distT="0" distB="0" distL="0" distR="0" wp14:anchorId="2C2F359C" wp14:editId="6F3C9BBF">
            <wp:extent cx="6583680" cy="4853940"/>
            <wp:effectExtent l="0" t="0" r="7620" b="3810"/>
            <wp:docPr id="112797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73922" name=""/>
                    <pic:cNvPicPr/>
                  </pic:nvPicPr>
                  <pic:blipFill>
                    <a:blip r:embed="rId44"/>
                    <a:stretch>
                      <a:fillRect/>
                    </a:stretch>
                  </pic:blipFill>
                  <pic:spPr>
                    <a:xfrm>
                      <a:off x="0" y="0"/>
                      <a:ext cx="6583680" cy="4853940"/>
                    </a:xfrm>
                    <a:prstGeom prst="rect">
                      <a:avLst/>
                    </a:prstGeom>
                  </pic:spPr>
                </pic:pic>
              </a:graphicData>
            </a:graphic>
          </wp:inline>
        </w:drawing>
      </w:r>
    </w:p>
    <w:p w14:paraId="2851519D" w14:textId="7A256919" w:rsidR="00FE25C1" w:rsidRPr="00042DAD" w:rsidRDefault="00622329" w:rsidP="00EC05C5">
      <w:pPr>
        <w:spacing w:line="480" w:lineRule="auto"/>
        <w:rPr>
          <w:rFonts w:ascii="Rockwell" w:hAnsi="Rockwell"/>
          <w:sz w:val="20"/>
          <w:szCs w:val="20"/>
        </w:rPr>
      </w:pPr>
      <w:r w:rsidRPr="00042DAD">
        <w:rPr>
          <w:rFonts w:ascii="Rockwell" w:hAnsi="Rockwell"/>
          <w:noProof/>
          <w:sz w:val="20"/>
          <w:szCs w:val="20"/>
        </w:rPr>
        <w:lastRenderedPageBreak/>
        <w:drawing>
          <wp:anchor distT="0" distB="0" distL="114300" distR="114300" simplePos="0" relativeHeight="251670528" behindDoc="0" locked="0" layoutInCell="1" allowOverlap="1" wp14:anchorId="083DCF4F" wp14:editId="72D51F9C">
            <wp:simplePos x="0" y="0"/>
            <wp:positionH relativeFrom="margin">
              <wp:posOffset>-464820</wp:posOffset>
            </wp:positionH>
            <wp:positionV relativeFrom="margin">
              <wp:posOffset>3810</wp:posOffset>
            </wp:positionV>
            <wp:extent cx="6690360" cy="8374380"/>
            <wp:effectExtent l="0" t="0" r="0" b="7620"/>
            <wp:wrapSquare wrapText="bothSides"/>
            <wp:docPr id="191549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97066" name=""/>
                    <pic:cNvPicPr/>
                  </pic:nvPicPr>
                  <pic:blipFill>
                    <a:blip r:embed="rId45">
                      <a:extLst>
                        <a:ext uri="{28A0092B-C50C-407E-A947-70E740481C1C}">
                          <a14:useLocalDpi xmlns:a14="http://schemas.microsoft.com/office/drawing/2010/main" val="0"/>
                        </a:ext>
                      </a:extLst>
                    </a:blip>
                    <a:stretch>
                      <a:fillRect/>
                    </a:stretch>
                  </pic:blipFill>
                  <pic:spPr>
                    <a:xfrm>
                      <a:off x="0" y="0"/>
                      <a:ext cx="6690360" cy="8374380"/>
                    </a:xfrm>
                    <a:prstGeom prst="rect">
                      <a:avLst/>
                    </a:prstGeom>
                  </pic:spPr>
                </pic:pic>
              </a:graphicData>
            </a:graphic>
            <wp14:sizeRelH relativeFrom="margin">
              <wp14:pctWidth>0</wp14:pctWidth>
            </wp14:sizeRelH>
          </wp:anchor>
        </w:drawing>
      </w:r>
    </w:p>
    <w:p w14:paraId="7D62E5EA" w14:textId="740AE797" w:rsidR="00FE25C1" w:rsidRPr="00042DAD" w:rsidRDefault="00DC6541" w:rsidP="00FE25C1">
      <w:pPr>
        <w:spacing w:line="480" w:lineRule="auto"/>
        <w:rPr>
          <w:rFonts w:ascii="Rockwell" w:hAnsi="Rockwell"/>
          <w:sz w:val="20"/>
          <w:szCs w:val="20"/>
        </w:rPr>
      </w:pPr>
      <w:r w:rsidRPr="00042DAD">
        <w:rPr>
          <w:rFonts w:ascii="Rockwell" w:hAnsi="Rockwell"/>
          <w:noProof/>
          <w:sz w:val="20"/>
          <w:szCs w:val="20"/>
        </w:rPr>
        <w:drawing>
          <wp:anchor distT="0" distB="0" distL="114300" distR="114300" simplePos="0" relativeHeight="251669504" behindDoc="0" locked="0" layoutInCell="1" allowOverlap="1" wp14:anchorId="61636E76" wp14:editId="0C78AF12">
            <wp:simplePos x="0" y="0"/>
            <wp:positionH relativeFrom="margin">
              <wp:posOffset>-281940</wp:posOffset>
            </wp:positionH>
            <wp:positionV relativeFrom="margin">
              <wp:posOffset>3810</wp:posOffset>
            </wp:positionV>
            <wp:extent cx="6682740" cy="5265420"/>
            <wp:effectExtent l="0" t="0" r="3810" b="0"/>
            <wp:wrapSquare wrapText="bothSides"/>
            <wp:docPr id="79341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10845" name=""/>
                    <pic:cNvPicPr/>
                  </pic:nvPicPr>
                  <pic:blipFill>
                    <a:blip r:embed="rId46">
                      <a:extLst>
                        <a:ext uri="{28A0092B-C50C-407E-A947-70E740481C1C}">
                          <a14:useLocalDpi xmlns:a14="http://schemas.microsoft.com/office/drawing/2010/main" val="0"/>
                        </a:ext>
                      </a:extLst>
                    </a:blip>
                    <a:stretch>
                      <a:fillRect/>
                    </a:stretch>
                  </pic:blipFill>
                  <pic:spPr>
                    <a:xfrm>
                      <a:off x="0" y="0"/>
                      <a:ext cx="6682740" cy="5265420"/>
                    </a:xfrm>
                    <a:prstGeom prst="rect">
                      <a:avLst/>
                    </a:prstGeom>
                  </pic:spPr>
                </pic:pic>
              </a:graphicData>
            </a:graphic>
            <wp14:sizeRelH relativeFrom="margin">
              <wp14:pctWidth>0</wp14:pctWidth>
            </wp14:sizeRelH>
            <wp14:sizeRelV relativeFrom="margin">
              <wp14:pctHeight>0</wp14:pctHeight>
            </wp14:sizeRelV>
          </wp:anchor>
        </w:drawing>
      </w:r>
    </w:p>
    <w:p w14:paraId="6F635B61" w14:textId="607A21D8" w:rsidR="00B67AB1" w:rsidRPr="00420074" w:rsidRDefault="00B67AB1" w:rsidP="00381FAB">
      <w:pPr>
        <w:pStyle w:val="ListParagraph"/>
        <w:numPr>
          <w:ilvl w:val="0"/>
          <w:numId w:val="50"/>
        </w:numPr>
        <w:spacing w:line="480" w:lineRule="auto"/>
        <w:rPr>
          <w:rFonts w:ascii="Rockwell" w:hAnsi="Rockwell" w:cs="Times New Roman"/>
          <w:b/>
          <w:bCs/>
          <w:color w:val="4472C4" w:themeColor="accent1"/>
          <w:sz w:val="28"/>
          <w:szCs w:val="28"/>
          <w:u w:val="single"/>
        </w:rPr>
      </w:pPr>
      <w:r w:rsidRPr="00420074">
        <w:rPr>
          <w:rFonts w:ascii="Rockwell" w:hAnsi="Rockwell" w:cs="Times New Roman"/>
          <w:b/>
          <w:bCs/>
          <w:color w:val="4472C4" w:themeColor="accent1"/>
          <w:sz w:val="28"/>
          <w:szCs w:val="28"/>
          <w:u w:val="single"/>
        </w:rPr>
        <w:lastRenderedPageBreak/>
        <w:t xml:space="preserve">KEY </w:t>
      </w:r>
      <w:proofErr w:type="gramStart"/>
      <w:r w:rsidRPr="00420074">
        <w:rPr>
          <w:rFonts w:ascii="Rockwell" w:hAnsi="Rockwell" w:cs="Times New Roman"/>
          <w:b/>
          <w:bCs/>
          <w:color w:val="4472C4" w:themeColor="accent1"/>
          <w:sz w:val="28"/>
          <w:szCs w:val="28"/>
          <w:u w:val="single"/>
        </w:rPr>
        <w:t>INSIGHTS</w:t>
      </w:r>
      <w:r w:rsidR="00381FAB" w:rsidRPr="00420074">
        <w:rPr>
          <w:rFonts w:ascii="Rockwell" w:hAnsi="Rockwell" w:cs="Times New Roman"/>
          <w:b/>
          <w:bCs/>
          <w:color w:val="4472C4" w:themeColor="accent1"/>
          <w:sz w:val="28"/>
          <w:szCs w:val="28"/>
          <w:u w:val="single"/>
        </w:rPr>
        <w:t xml:space="preserve"> :</w:t>
      </w:r>
      <w:proofErr w:type="gramEnd"/>
    </w:p>
    <w:p w14:paraId="51B5924C" w14:textId="77777777" w:rsidR="00B67AB1" w:rsidRPr="00042DAD" w:rsidRDefault="00B67AB1" w:rsidP="00EC05C5">
      <w:pPr>
        <w:numPr>
          <w:ilvl w:val="0"/>
          <w:numId w:val="11"/>
        </w:numPr>
        <w:spacing w:line="480" w:lineRule="auto"/>
        <w:jc w:val="both"/>
        <w:rPr>
          <w:rFonts w:ascii="Rockwell" w:hAnsi="Rockwell" w:cs="Times New Roman"/>
          <w:sz w:val="20"/>
          <w:szCs w:val="20"/>
        </w:rPr>
      </w:pPr>
      <w:r w:rsidRPr="00042DAD">
        <w:rPr>
          <w:rFonts w:ascii="Rockwell" w:hAnsi="Rockwell" w:cs="Times New Roman"/>
          <w:sz w:val="20"/>
          <w:szCs w:val="20"/>
        </w:rPr>
        <w:t>Overall Churn Situation Around 20% customers left the bank Simple meaning: Out of every 5 customers, 1 customer is leaving Insight: This is not very high, but still a serious business problem Company needs to focus on customer retention</w:t>
      </w:r>
    </w:p>
    <w:p w14:paraId="77F14B16" w14:textId="77777777" w:rsidR="00EC05C5" w:rsidRPr="00042DAD" w:rsidRDefault="00B67AB1" w:rsidP="00B67AB1">
      <w:pPr>
        <w:pStyle w:val="ListParagraph"/>
        <w:numPr>
          <w:ilvl w:val="0"/>
          <w:numId w:val="11"/>
        </w:numPr>
        <w:spacing w:line="480" w:lineRule="auto"/>
        <w:jc w:val="both"/>
        <w:rPr>
          <w:rFonts w:ascii="Rockwell" w:hAnsi="Rockwell" w:cs="Times New Roman"/>
          <w:sz w:val="20"/>
          <w:szCs w:val="20"/>
        </w:rPr>
      </w:pPr>
      <w:r w:rsidRPr="00042DAD">
        <w:rPr>
          <w:rFonts w:ascii="Rockwell" w:hAnsi="Rockwell" w:cs="Times New Roman"/>
          <w:sz w:val="20"/>
          <w:szCs w:val="20"/>
        </w:rPr>
        <w:t>Age is a Strong Factor Older customers have higher churn Simple meaning: Young people stay, older people leave more Why this happens: Older customers compare banks more They expect better service They may shift for better offers</w:t>
      </w:r>
    </w:p>
    <w:p w14:paraId="155201B1" w14:textId="77777777" w:rsidR="00EC05C5" w:rsidRPr="00042DAD" w:rsidRDefault="00B67AB1" w:rsidP="00B67AB1">
      <w:pPr>
        <w:pStyle w:val="ListParagraph"/>
        <w:numPr>
          <w:ilvl w:val="0"/>
          <w:numId w:val="11"/>
        </w:numPr>
        <w:spacing w:line="480" w:lineRule="auto"/>
        <w:jc w:val="both"/>
        <w:rPr>
          <w:rFonts w:ascii="Rockwell" w:hAnsi="Rockwell" w:cs="Times New Roman"/>
          <w:sz w:val="20"/>
          <w:szCs w:val="20"/>
        </w:rPr>
      </w:pPr>
      <w:r w:rsidRPr="00042DAD">
        <w:rPr>
          <w:rFonts w:ascii="Rockwell" w:hAnsi="Rockwell" w:cs="Times New Roman"/>
          <w:sz w:val="20"/>
          <w:szCs w:val="20"/>
        </w:rPr>
        <w:t>High Balance Customers Are Leaving Customers with more money in account having more churn Simple meaning: Rich customers are leaving more Why this is important: These are valuable customers Losing them = big financial loss</w:t>
      </w:r>
      <w:r w:rsidR="00EC05C5" w:rsidRPr="00042DAD">
        <w:rPr>
          <w:rFonts w:ascii="Rockwell" w:hAnsi="Rockwell" w:cs="Times New Roman"/>
          <w:sz w:val="20"/>
          <w:szCs w:val="20"/>
        </w:rPr>
        <w:t>.</w:t>
      </w:r>
    </w:p>
    <w:p w14:paraId="08FCFBCB" w14:textId="77777777" w:rsidR="00EC05C5" w:rsidRPr="00042DAD" w:rsidRDefault="00B67AB1" w:rsidP="00EC05C5">
      <w:pPr>
        <w:pStyle w:val="ListParagraph"/>
        <w:numPr>
          <w:ilvl w:val="0"/>
          <w:numId w:val="11"/>
        </w:numPr>
        <w:spacing w:line="480" w:lineRule="auto"/>
        <w:jc w:val="both"/>
        <w:rPr>
          <w:rFonts w:ascii="Rockwell" w:hAnsi="Rockwell" w:cs="Times New Roman"/>
          <w:sz w:val="20"/>
          <w:szCs w:val="20"/>
        </w:rPr>
      </w:pPr>
      <w:r w:rsidRPr="00042DAD">
        <w:rPr>
          <w:rFonts w:ascii="Rockwell" w:hAnsi="Rockwell" w:cs="Times New Roman"/>
          <w:sz w:val="20"/>
          <w:szCs w:val="20"/>
        </w:rPr>
        <w:t xml:space="preserve">Active Member is the MOST IMPORTANT Factor Inactive customers churn a lot Active customers rarely leave Simple meaning: those customers are not using the bank </w:t>
      </w:r>
      <w:proofErr w:type="spellStart"/>
      <w:r w:rsidRPr="00042DAD">
        <w:rPr>
          <w:rFonts w:ascii="Rockwell" w:hAnsi="Rockwell" w:cs="Times New Roman"/>
          <w:sz w:val="20"/>
          <w:szCs w:val="20"/>
        </w:rPr>
        <w:t>servuces</w:t>
      </w:r>
      <w:proofErr w:type="spellEnd"/>
      <w:r w:rsidRPr="00042DAD">
        <w:rPr>
          <w:rFonts w:ascii="Rockwell" w:hAnsi="Rockwell" w:cs="Times New Roman"/>
          <w:sz w:val="20"/>
          <w:szCs w:val="20"/>
        </w:rPr>
        <w:t xml:space="preserve"> they are leaving the bank</w:t>
      </w:r>
      <w:r w:rsidR="00EC05C5" w:rsidRPr="00042DAD">
        <w:rPr>
          <w:rFonts w:ascii="Rockwell" w:hAnsi="Rockwell" w:cs="Times New Roman"/>
          <w:sz w:val="20"/>
          <w:szCs w:val="20"/>
        </w:rPr>
        <w:t>.</w:t>
      </w:r>
    </w:p>
    <w:p w14:paraId="28528DE6" w14:textId="36A01F07" w:rsidR="00B67AB1" w:rsidRPr="00042DAD" w:rsidRDefault="00B67AB1" w:rsidP="00EC05C5">
      <w:pPr>
        <w:pStyle w:val="ListParagraph"/>
        <w:numPr>
          <w:ilvl w:val="0"/>
          <w:numId w:val="11"/>
        </w:numPr>
        <w:spacing w:line="480" w:lineRule="auto"/>
        <w:jc w:val="both"/>
        <w:rPr>
          <w:rFonts w:ascii="Rockwell" w:hAnsi="Rockwell" w:cs="Times New Roman"/>
          <w:sz w:val="20"/>
          <w:szCs w:val="20"/>
        </w:rPr>
      </w:pPr>
      <w:r w:rsidRPr="00042DAD">
        <w:rPr>
          <w:rFonts w:ascii="Rockwell" w:hAnsi="Rockwell" w:cs="Times New Roman"/>
          <w:sz w:val="20"/>
          <w:szCs w:val="20"/>
        </w:rPr>
        <w:t xml:space="preserve">Country One country has higher churn Simple meaning: customer </w:t>
      </w:r>
      <w:proofErr w:type="spellStart"/>
      <w:r w:rsidRPr="00042DAD">
        <w:rPr>
          <w:rFonts w:ascii="Rockwell" w:hAnsi="Rockwell" w:cs="Times New Roman"/>
          <w:sz w:val="20"/>
          <w:szCs w:val="20"/>
        </w:rPr>
        <w:t>behaviour</w:t>
      </w:r>
      <w:proofErr w:type="spellEnd"/>
      <w:r w:rsidRPr="00042DAD">
        <w:rPr>
          <w:rFonts w:ascii="Rockwell" w:hAnsi="Rockwell" w:cs="Times New Roman"/>
          <w:sz w:val="20"/>
          <w:szCs w:val="20"/>
        </w:rPr>
        <w:t xml:space="preserve"> is different in every country Why this happens: Competition Service quality Local market conditions</w:t>
      </w:r>
      <w:r w:rsidR="00EC05C5" w:rsidRPr="00042DAD">
        <w:rPr>
          <w:rFonts w:ascii="Rockwell" w:hAnsi="Rockwell" w:cs="Times New Roman"/>
          <w:sz w:val="20"/>
          <w:szCs w:val="20"/>
        </w:rPr>
        <w:t>.</w:t>
      </w:r>
    </w:p>
    <w:p w14:paraId="021A7AAA" w14:textId="37D32EB4" w:rsidR="00B67AB1" w:rsidRPr="00042DAD" w:rsidRDefault="00B67AB1" w:rsidP="00EC05C5">
      <w:pPr>
        <w:numPr>
          <w:ilvl w:val="0"/>
          <w:numId w:val="12"/>
        </w:numPr>
        <w:spacing w:line="480" w:lineRule="auto"/>
        <w:jc w:val="both"/>
        <w:rPr>
          <w:rFonts w:ascii="Rockwell" w:hAnsi="Rockwell" w:cs="Times New Roman"/>
          <w:sz w:val="20"/>
          <w:szCs w:val="20"/>
        </w:rPr>
      </w:pPr>
      <w:r w:rsidRPr="00042DAD">
        <w:rPr>
          <w:rFonts w:ascii="Rockwell" w:hAnsi="Rockwell" w:cs="Times New Roman"/>
          <w:sz w:val="20"/>
          <w:szCs w:val="20"/>
        </w:rPr>
        <w:t>Gender Has Very Little Impact Male &amp; Female churn almost same Simple meaning: Gender doesn’t matter much here</w:t>
      </w:r>
      <w:r w:rsidR="00EC05C5" w:rsidRPr="00042DAD">
        <w:rPr>
          <w:rFonts w:ascii="Rockwell" w:hAnsi="Rockwell" w:cs="Times New Roman"/>
          <w:sz w:val="20"/>
          <w:szCs w:val="20"/>
        </w:rPr>
        <w:t>.</w:t>
      </w:r>
    </w:p>
    <w:p w14:paraId="4CE07185" w14:textId="77777777" w:rsidR="00B67AB1" w:rsidRPr="00042DAD" w:rsidRDefault="00B67AB1" w:rsidP="00B67AB1">
      <w:pPr>
        <w:numPr>
          <w:ilvl w:val="0"/>
          <w:numId w:val="12"/>
        </w:numPr>
        <w:spacing w:line="480" w:lineRule="auto"/>
        <w:rPr>
          <w:rFonts w:ascii="Rockwell" w:hAnsi="Rockwell" w:cs="Times New Roman"/>
          <w:sz w:val="20"/>
          <w:szCs w:val="20"/>
        </w:rPr>
      </w:pPr>
      <w:r w:rsidRPr="00042DAD">
        <w:rPr>
          <w:rFonts w:ascii="Rockwell" w:hAnsi="Rockwell" w:cs="Times New Roman"/>
          <w:sz w:val="20"/>
          <w:szCs w:val="20"/>
        </w:rPr>
        <w:t>Credit Card Has No Major Impact</w:t>
      </w:r>
    </w:p>
    <w:p w14:paraId="596FEA23" w14:textId="77777777" w:rsidR="00B67AB1" w:rsidRPr="00042DAD" w:rsidRDefault="00B67AB1" w:rsidP="00B67AB1">
      <w:pPr>
        <w:numPr>
          <w:ilvl w:val="0"/>
          <w:numId w:val="12"/>
        </w:numPr>
        <w:spacing w:line="480" w:lineRule="auto"/>
        <w:rPr>
          <w:rFonts w:ascii="Rockwell" w:hAnsi="Rockwell" w:cs="Times New Roman"/>
          <w:sz w:val="20"/>
          <w:szCs w:val="20"/>
        </w:rPr>
      </w:pPr>
      <w:r w:rsidRPr="00042DAD">
        <w:rPr>
          <w:rFonts w:ascii="Rockwell" w:hAnsi="Rockwell" w:cs="Times New Roman"/>
          <w:sz w:val="20"/>
          <w:szCs w:val="20"/>
        </w:rPr>
        <w:t>Correlation Insight</w:t>
      </w:r>
    </w:p>
    <w:p w14:paraId="104FBAF7" w14:textId="06B53BD1" w:rsidR="00B67AB1" w:rsidRPr="00042DAD" w:rsidRDefault="00EC05C5" w:rsidP="00EC05C5">
      <w:pPr>
        <w:spacing w:line="480" w:lineRule="auto"/>
        <w:jc w:val="both"/>
        <w:rPr>
          <w:rFonts w:ascii="Rockwell" w:hAnsi="Rockwell" w:cs="Times New Roman"/>
          <w:sz w:val="20"/>
          <w:szCs w:val="20"/>
        </w:rPr>
      </w:pPr>
      <w:r w:rsidRPr="00042DAD">
        <w:rPr>
          <w:rFonts w:ascii="Rockwell" w:hAnsi="Rockwell" w:cs="Times New Roman"/>
          <w:sz w:val="20"/>
          <w:szCs w:val="20"/>
        </w:rPr>
        <w:tab/>
      </w:r>
      <w:r w:rsidRPr="00042DAD">
        <w:rPr>
          <w:rFonts w:ascii="Rockwell" w:hAnsi="Rockwell" w:cs="Times New Roman"/>
          <w:sz w:val="20"/>
          <w:szCs w:val="20"/>
        </w:rPr>
        <w:tab/>
      </w:r>
      <w:r w:rsidR="00B67AB1" w:rsidRPr="00042DAD">
        <w:rPr>
          <w:rFonts w:ascii="Rockwell" w:hAnsi="Rockwell" w:cs="Times New Roman"/>
          <w:sz w:val="20"/>
          <w:szCs w:val="20"/>
        </w:rPr>
        <w:t xml:space="preserve">Most values are close to 0 Simple meaning: Features are not strongly connected Insight: No strong linear relationship No multicollinearity </w:t>
      </w:r>
      <w:proofErr w:type="spellStart"/>
      <w:proofErr w:type="gramStart"/>
      <w:r w:rsidR="00B67AB1" w:rsidRPr="00042DAD">
        <w:rPr>
          <w:rFonts w:ascii="Rockwell" w:hAnsi="Rockwell" w:cs="Times New Roman"/>
          <w:sz w:val="20"/>
          <w:szCs w:val="20"/>
        </w:rPr>
        <w:t>problem</w:t>
      </w:r>
      <w:r w:rsidRPr="00042DAD">
        <w:rPr>
          <w:rFonts w:ascii="Rockwell" w:hAnsi="Rockwell" w:cs="Times New Roman"/>
          <w:sz w:val="20"/>
          <w:szCs w:val="20"/>
        </w:rPr>
        <w:t>.</w:t>
      </w:r>
      <w:r w:rsidR="00B67AB1" w:rsidRPr="00042DAD">
        <w:rPr>
          <w:rFonts w:ascii="Rockwell" w:hAnsi="Rockwell" w:cs="Times New Roman"/>
          <w:sz w:val="20"/>
          <w:szCs w:val="20"/>
        </w:rPr>
        <w:t>Deep</w:t>
      </w:r>
      <w:proofErr w:type="spellEnd"/>
      <w:proofErr w:type="gramEnd"/>
      <w:r w:rsidR="00B67AB1" w:rsidRPr="00042DAD">
        <w:rPr>
          <w:rFonts w:ascii="Rockwell" w:hAnsi="Rockwell" w:cs="Times New Roman"/>
          <w:sz w:val="20"/>
          <w:szCs w:val="20"/>
        </w:rPr>
        <w:t xml:space="preserve"> meaning: Churn depends on multiple factors together, not one single factor</w:t>
      </w:r>
      <w:r w:rsidRPr="00042DAD">
        <w:rPr>
          <w:rFonts w:ascii="Rockwell" w:hAnsi="Rockwell" w:cs="Times New Roman"/>
          <w:sz w:val="20"/>
          <w:szCs w:val="20"/>
        </w:rPr>
        <w:t>.</w:t>
      </w:r>
    </w:p>
    <w:p w14:paraId="1FBCAFE0" w14:textId="77777777" w:rsidR="00FE25C1" w:rsidRPr="00420074" w:rsidRDefault="00FE25C1" w:rsidP="00FE25C1">
      <w:pPr>
        <w:spacing w:line="480" w:lineRule="auto"/>
        <w:rPr>
          <w:rFonts w:ascii="Rockwell" w:hAnsi="Rockwell" w:cs="Times New Roman"/>
          <w:b/>
          <w:bCs/>
          <w:color w:val="4472C4" w:themeColor="accent1"/>
          <w:sz w:val="28"/>
          <w:szCs w:val="28"/>
          <w:u w:val="single"/>
        </w:rPr>
      </w:pPr>
      <w:r w:rsidRPr="00420074">
        <w:rPr>
          <w:rFonts w:ascii="Rockwell" w:hAnsi="Rockwell" w:cs="Times New Roman"/>
          <w:b/>
          <w:bCs/>
          <w:color w:val="4472C4" w:themeColor="accent1"/>
          <w:sz w:val="28"/>
          <w:szCs w:val="28"/>
          <w:u w:val="single"/>
        </w:rPr>
        <w:t>RECOMMENDATIONS:</w:t>
      </w:r>
    </w:p>
    <w:p w14:paraId="24B3E3C4" w14:textId="77777777" w:rsidR="00FE25C1" w:rsidRPr="00042DAD" w:rsidRDefault="00FE25C1" w:rsidP="009E04AA">
      <w:pPr>
        <w:spacing w:line="480" w:lineRule="auto"/>
        <w:jc w:val="both"/>
        <w:rPr>
          <w:rFonts w:ascii="Rockwell" w:hAnsi="Rockwell" w:cs="Times New Roman"/>
          <w:sz w:val="20"/>
          <w:szCs w:val="20"/>
        </w:rPr>
      </w:pPr>
      <w:r w:rsidRPr="00042DAD">
        <w:rPr>
          <w:rFonts w:ascii="Rockwell" w:hAnsi="Rockwell"/>
          <w:sz w:val="20"/>
          <w:szCs w:val="20"/>
        </w:rPr>
        <w:t xml:space="preserve">1. </w:t>
      </w:r>
      <w:r w:rsidRPr="00042DAD">
        <w:rPr>
          <w:rFonts w:ascii="Rockwell" w:hAnsi="Rockwell" w:cs="Times New Roman"/>
          <w:sz w:val="20"/>
          <w:szCs w:val="20"/>
        </w:rPr>
        <w:t>Target inactive users with special offers.</w:t>
      </w:r>
    </w:p>
    <w:p w14:paraId="2435A34E" w14:textId="77777777" w:rsidR="00FE25C1" w:rsidRPr="00042DAD" w:rsidRDefault="00FE25C1" w:rsidP="009E04AA">
      <w:pPr>
        <w:spacing w:line="480" w:lineRule="auto"/>
        <w:jc w:val="both"/>
        <w:rPr>
          <w:rFonts w:ascii="Rockwell" w:hAnsi="Rockwell" w:cs="Times New Roman"/>
          <w:sz w:val="20"/>
          <w:szCs w:val="20"/>
        </w:rPr>
      </w:pPr>
      <w:r w:rsidRPr="00042DAD">
        <w:rPr>
          <w:rFonts w:ascii="Rockwell" w:hAnsi="Rockwell" w:cs="Times New Roman"/>
          <w:sz w:val="20"/>
          <w:szCs w:val="20"/>
        </w:rPr>
        <w:t>2. Focus on Germany – run Germany-specific retention campaigns.</w:t>
      </w:r>
    </w:p>
    <w:p w14:paraId="38C6BDA7" w14:textId="77777777" w:rsidR="00FE25C1" w:rsidRPr="00042DAD" w:rsidRDefault="00FE25C1" w:rsidP="009E04AA">
      <w:pPr>
        <w:spacing w:line="480" w:lineRule="auto"/>
        <w:jc w:val="both"/>
        <w:rPr>
          <w:rFonts w:ascii="Rockwell" w:hAnsi="Rockwell" w:cs="Times New Roman"/>
          <w:sz w:val="20"/>
          <w:szCs w:val="20"/>
        </w:rPr>
      </w:pPr>
      <w:r w:rsidRPr="00042DAD">
        <w:rPr>
          <w:rFonts w:ascii="Rockwell" w:hAnsi="Rockwell" w:cs="Times New Roman"/>
          <w:sz w:val="20"/>
          <w:szCs w:val="20"/>
        </w:rPr>
        <w:t xml:space="preserve">3. Increase product cross selling (1 product </w:t>
      </w:r>
      <w:r w:rsidRPr="00042DAD">
        <w:rPr>
          <w:rFonts w:ascii="Times New Roman" w:hAnsi="Times New Roman" w:cs="Times New Roman"/>
          <w:sz w:val="20"/>
          <w:szCs w:val="20"/>
        </w:rPr>
        <w:t>→</w:t>
      </w:r>
      <w:r w:rsidRPr="00042DAD">
        <w:rPr>
          <w:rFonts w:ascii="Rockwell" w:hAnsi="Rockwell" w:cs="Times New Roman"/>
          <w:sz w:val="20"/>
          <w:szCs w:val="20"/>
        </w:rPr>
        <w:t xml:space="preserve"> 2+ products).</w:t>
      </w:r>
    </w:p>
    <w:p w14:paraId="3B669319" w14:textId="77777777" w:rsidR="00FE25C1" w:rsidRPr="00042DAD" w:rsidRDefault="00FE25C1" w:rsidP="009E04AA">
      <w:pPr>
        <w:spacing w:line="480" w:lineRule="auto"/>
        <w:jc w:val="both"/>
        <w:rPr>
          <w:rFonts w:ascii="Rockwell" w:hAnsi="Rockwell" w:cs="Times New Roman"/>
          <w:sz w:val="20"/>
          <w:szCs w:val="20"/>
        </w:rPr>
      </w:pPr>
      <w:r w:rsidRPr="00042DAD">
        <w:rPr>
          <w:rFonts w:ascii="Rockwell" w:hAnsi="Rockwell" w:cs="Times New Roman"/>
          <w:sz w:val="20"/>
          <w:szCs w:val="20"/>
        </w:rPr>
        <w:lastRenderedPageBreak/>
        <w:t>4. Implement loyalty programs for high balance customers.</w:t>
      </w:r>
    </w:p>
    <w:p w14:paraId="69260158" w14:textId="77777777" w:rsidR="00FE25C1" w:rsidRPr="00042DAD" w:rsidRDefault="00FE25C1" w:rsidP="009E04AA">
      <w:pPr>
        <w:spacing w:line="480" w:lineRule="auto"/>
        <w:jc w:val="both"/>
        <w:rPr>
          <w:rFonts w:ascii="Rockwell" w:hAnsi="Rockwell" w:cs="Times New Roman"/>
          <w:sz w:val="20"/>
          <w:szCs w:val="20"/>
        </w:rPr>
      </w:pPr>
      <w:r w:rsidRPr="00042DAD">
        <w:rPr>
          <w:rFonts w:ascii="Rockwell" w:hAnsi="Rockwell" w:cs="Times New Roman"/>
          <w:sz w:val="20"/>
          <w:szCs w:val="20"/>
        </w:rPr>
        <w:t>5. Provide extra support to first-year customers (calls, offers, check-ins).</w:t>
      </w:r>
    </w:p>
    <w:p w14:paraId="720E6FF2" w14:textId="77777777" w:rsidR="00FE25C1" w:rsidRPr="00042DAD" w:rsidRDefault="00000000" w:rsidP="00FE25C1">
      <w:pPr>
        <w:spacing w:line="480" w:lineRule="auto"/>
        <w:rPr>
          <w:rFonts w:ascii="Rockwell" w:hAnsi="Rockwell"/>
          <w:sz w:val="20"/>
          <w:szCs w:val="20"/>
        </w:rPr>
      </w:pPr>
      <w:r>
        <w:rPr>
          <w:rFonts w:ascii="Rockwell" w:hAnsi="Rockwell" w:cs="Times New Roman"/>
          <w:sz w:val="20"/>
          <w:szCs w:val="20"/>
        </w:rPr>
        <w:pict w14:anchorId="4CFCF7D6">
          <v:rect id="_x0000_i1026" style="width:0;height:.75pt" o:hralign="center" o:hrstd="t" o:hr="t" fillcolor="#a0a0a0" stroked="f"/>
        </w:pict>
      </w:r>
    </w:p>
    <w:p w14:paraId="63B40CCE" w14:textId="2B8DB186" w:rsidR="00DC6541" w:rsidRPr="00420074" w:rsidRDefault="00DC6541" w:rsidP="00FB31A9">
      <w:pPr>
        <w:pStyle w:val="ListParagraph"/>
        <w:numPr>
          <w:ilvl w:val="0"/>
          <w:numId w:val="52"/>
        </w:numPr>
        <w:rPr>
          <w:rFonts w:ascii="Rockwell" w:hAnsi="Rockwell" w:cs="Times New Roman"/>
          <w:b/>
          <w:bCs/>
          <w:color w:val="4472C4" w:themeColor="accent1"/>
          <w:sz w:val="28"/>
          <w:szCs w:val="28"/>
          <w:u w:val="single"/>
        </w:rPr>
      </w:pPr>
      <w:r w:rsidRPr="00420074">
        <w:rPr>
          <w:rFonts w:ascii="Rockwell" w:hAnsi="Rockwell" w:cs="Times New Roman"/>
          <w:b/>
          <w:bCs/>
          <w:color w:val="4472C4" w:themeColor="accent1"/>
          <w:sz w:val="28"/>
          <w:szCs w:val="28"/>
          <w:u w:val="single"/>
        </w:rPr>
        <w:t>MACHINE LEARNING (IF APPLIED</w:t>
      </w:r>
      <w:proofErr w:type="gramStart"/>
      <w:r w:rsidRPr="00420074">
        <w:rPr>
          <w:rFonts w:ascii="Rockwell" w:hAnsi="Rockwell" w:cs="Times New Roman"/>
          <w:b/>
          <w:bCs/>
          <w:color w:val="4472C4" w:themeColor="accent1"/>
          <w:sz w:val="28"/>
          <w:szCs w:val="28"/>
          <w:u w:val="single"/>
        </w:rPr>
        <w:t>)</w:t>
      </w:r>
      <w:r w:rsidR="00FB31A9" w:rsidRPr="00420074">
        <w:rPr>
          <w:rFonts w:ascii="Rockwell" w:hAnsi="Rockwell" w:cs="Times New Roman"/>
          <w:b/>
          <w:bCs/>
          <w:color w:val="4472C4" w:themeColor="accent1"/>
          <w:sz w:val="28"/>
          <w:szCs w:val="28"/>
          <w:u w:val="single"/>
        </w:rPr>
        <w:t xml:space="preserve"> :</w:t>
      </w:r>
      <w:proofErr w:type="gramEnd"/>
    </w:p>
    <w:p w14:paraId="0D5C350C" w14:textId="77777777" w:rsidR="00DC6541" w:rsidRPr="00042DAD" w:rsidRDefault="00DC6541" w:rsidP="00DC6541">
      <w:pPr>
        <w:rPr>
          <w:rFonts w:ascii="Rockwell" w:hAnsi="Rockwell" w:cs="Times New Roman"/>
          <w:b/>
          <w:bCs/>
          <w:sz w:val="20"/>
          <w:szCs w:val="20"/>
        </w:rPr>
      </w:pPr>
      <w:r w:rsidRPr="00042DAD">
        <w:rPr>
          <w:rFonts w:ascii="Rockwell" w:hAnsi="Rockwell" w:cs="Times New Roman"/>
          <w:b/>
          <w:bCs/>
          <w:sz w:val="20"/>
          <w:szCs w:val="20"/>
        </w:rPr>
        <w:t>Models:</w:t>
      </w:r>
    </w:p>
    <w:p w14:paraId="256BCAA7" w14:textId="77777777" w:rsidR="00DC6541" w:rsidRPr="00042DAD" w:rsidRDefault="00DC6541" w:rsidP="00DC6541">
      <w:pPr>
        <w:numPr>
          <w:ilvl w:val="0"/>
          <w:numId w:val="31"/>
        </w:numPr>
        <w:rPr>
          <w:rFonts w:ascii="Rockwell" w:hAnsi="Rockwell" w:cs="Times New Roman"/>
          <w:sz w:val="20"/>
          <w:szCs w:val="20"/>
        </w:rPr>
      </w:pPr>
      <w:r w:rsidRPr="00042DAD">
        <w:rPr>
          <w:rFonts w:ascii="Rockwell" w:hAnsi="Rockwell" w:cs="Times New Roman"/>
          <w:sz w:val="20"/>
          <w:szCs w:val="20"/>
        </w:rPr>
        <w:t>Logistic Regression</w:t>
      </w:r>
    </w:p>
    <w:p w14:paraId="334A3279" w14:textId="77777777" w:rsidR="00DC6541" w:rsidRPr="00042DAD" w:rsidRDefault="00DC6541" w:rsidP="00DC6541">
      <w:pPr>
        <w:numPr>
          <w:ilvl w:val="0"/>
          <w:numId w:val="31"/>
        </w:numPr>
        <w:rPr>
          <w:rFonts w:ascii="Rockwell" w:hAnsi="Rockwell" w:cs="Times New Roman"/>
          <w:sz w:val="20"/>
          <w:szCs w:val="20"/>
        </w:rPr>
      </w:pPr>
      <w:r w:rsidRPr="00042DAD">
        <w:rPr>
          <w:rFonts w:ascii="Rockwell" w:hAnsi="Rockwell" w:cs="Times New Roman"/>
          <w:sz w:val="20"/>
          <w:szCs w:val="20"/>
        </w:rPr>
        <w:t>Random Forest</w:t>
      </w:r>
    </w:p>
    <w:p w14:paraId="407F2293" w14:textId="77777777" w:rsidR="00DC6541" w:rsidRPr="00042DAD" w:rsidRDefault="00DC6541" w:rsidP="00DC6541">
      <w:pPr>
        <w:rPr>
          <w:rFonts w:ascii="Rockwell" w:hAnsi="Rockwell" w:cs="Times New Roman"/>
          <w:b/>
          <w:bCs/>
          <w:sz w:val="20"/>
          <w:szCs w:val="20"/>
        </w:rPr>
      </w:pPr>
      <w:r w:rsidRPr="00042DAD">
        <w:rPr>
          <w:rFonts w:ascii="Rockwell" w:hAnsi="Rockwell" w:cs="Times New Roman"/>
          <w:b/>
          <w:bCs/>
          <w:sz w:val="20"/>
          <w:szCs w:val="20"/>
        </w:rPr>
        <w:t>Steps:</w:t>
      </w:r>
    </w:p>
    <w:p w14:paraId="685E3A57" w14:textId="77777777" w:rsidR="00DC6541" w:rsidRPr="00042DAD" w:rsidRDefault="00DC6541" w:rsidP="00DC6541">
      <w:pPr>
        <w:numPr>
          <w:ilvl w:val="0"/>
          <w:numId w:val="32"/>
        </w:numPr>
        <w:rPr>
          <w:rFonts w:ascii="Rockwell" w:hAnsi="Rockwell" w:cs="Times New Roman"/>
          <w:sz w:val="20"/>
          <w:szCs w:val="20"/>
        </w:rPr>
      </w:pPr>
      <w:r w:rsidRPr="00042DAD">
        <w:rPr>
          <w:rFonts w:ascii="Rockwell" w:hAnsi="Rockwell" w:cs="Times New Roman"/>
          <w:sz w:val="20"/>
          <w:szCs w:val="20"/>
        </w:rPr>
        <w:t>Train-test split</w:t>
      </w:r>
    </w:p>
    <w:p w14:paraId="01F10CC0" w14:textId="77777777" w:rsidR="00DC6541" w:rsidRPr="00042DAD" w:rsidRDefault="00DC6541" w:rsidP="00DC6541">
      <w:pPr>
        <w:numPr>
          <w:ilvl w:val="0"/>
          <w:numId w:val="32"/>
        </w:numPr>
        <w:rPr>
          <w:rFonts w:ascii="Rockwell" w:hAnsi="Rockwell" w:cs="Times New Roman"/>
          <w:sz w:val="20"/>
          <w:szCs w:val="20"/>
        </w:rPr>
      </w:pPr>
      <w:r w:rsidRPr="00042DAD">
        <w:rPr>
          <w:rFonts w:ascii="Rockwell" w:hAnsi="Rockwell" w:cs="Times New Roman"/>
          <w:sz w:val="20"/>
          <w:szCs w:val="20"/>
        </w:rPr>
        <w:t>Model training</w:t>
      </w:r>
    </w:p>
    <w:p w14:paraId="1782DFDE" w14:textId="77777777" w:rsidR="00DC6541" w:rsidRPr="00042DAD" w:rsidRDefault="00DC6541" w:rsidP="00DC6541">
      <w:pPr>
        <w:numPr>
          <w:ilvl w:val="0"/>
          <w:numId w:val="32"/>
        </w:numPr>
        <w:rPr>
          <w:rFonts w:ascii="Rockwell" w:hAnsi="Rockwell" w:cs="Times New Roman"/>
          <w:sz w:val="20"/>
          <w:szCs w:val="20"/>
        </w:rPr>
      </w:pPr>
      <w:r w:rsidRPr="00042DAD">
        <w:rPr>
          <w:rFonts w:ascii="Rockwell" w:hAnsi="Rockwell" w:cs="Times New Roman"/>
          <w:sz w:val="20"/>
          <w:szCs w:val="20"/>
        </w:rPr>
        <w:t>Accuracy evaluation</w:t>
      </w:r>
    </w:p>
    <w:p w14:paraId="74C3F650" w14:textId="77777777" w:rsidR="00420074" w:rsidRDefault="00DC6541" w:rsidP="00420074">
      <w:pPr>
        <w:pStyle w:val="ListParagraph"/>
        <w:spacing w:line="480" w:lineRule="auto"/>
        <w:ind w:left="0"/>
        <w:rPr>
          <w:rFonts w:ascii="Rockwell" w:hAnsi="Rockwell" w:cs="Times New Roman"/>
          <w:b/>
          <w:bCs/>
          <w:color w:val="4472C4" w:themeColor="accent1"/>
          <w:sz w:val="28"/>
          <w:szCs w:val="28"/>
          <w:u w:val="single"/>
        </w:rPr>
      </w:pPr>
      <w:r w:rsidRPr="00420074">
        <w:rPr>
          <w:rFonts w:ascii="Rockwell" w:hAnsi="Rockwell" w:cs="Times New Roman"/>
          <w:b/>
          <w:bCs/>
          <w:color w:val="4472C4" w:themeColor="accent1"/>
          <w:sz w:val="28"/>
          <w:szCs w:val="28"/>
          <w:u w:val="single"/>
        </w:rPr>
        <w:t>Conclusion:</w:t>
      </w:r>
    </w:p>
    <w:p w14:paraId="352A7EA5" w14:textId="4E74E00B" w:rsidR="009E68ED" w:rsidRPr="00420074" w:rsidRDefault="00B67AB1" w:rsidP="00420074">
      <w:pPr>
        <w:pStyle w:val="ListParagraph"/>
        <w:spacing w:line="480" w:lineRule="auto"/>
        <w:ind w:left="0"/>
        <w:rPr>
          <w:rFonts w:ascii="Rockwell" w:hAnsi="Rockwell" w:cs="Times New Roman"/>
          <w:b/>
          <w:bCs/>
          <w:color w:val="4472C4" w:themeColor="accent1"/>
          <w:sz w:val="28"/>
          <w:szCs w:val="28"/>
          <w:u w:val="single"/>
        </w:rPr>
      </w:pPr>
      <w:r w:rsidRPr="00042DAD">
        <w:rPr>
          <w:rFonts w:ascii="Rockwell" w:hAnsi="Rockwell" w:cs="Times New Roman"/>
          <w:sz w:val="20"/>
          <w:szCs w:val="20"/>
        </w:rPr>
        <w:t>From the analysis, I found that customer churn is mainly influenced by customer engagement, age, and account balance. The most important factor is whether the customer is active or not, as inactive customers are much more likely to leave. Additionally, older customers and those with higher account balances show higher churn, indicating dissatisfaction among valuable customers. On the other hand, features like gender, salary, and credit card ownership have minimal impact. Overall, the key driver of churn is lack of engagement, and improving customer interaction can significantly reduce churn</w:t>
      </w:r>
      <w:r w:rsidR="009E04AA" w:rsidRPr="00042DAD">
        <w:rPr>
          <w:rFonts w:ascii="Rockwell" w:hAnsi="Rockwell" w:cs="Times New Roman"/>
          <w:sz w:val="20"/>
          <w:szCs w:val="20"/>
        </w:rPr>
        <w:t>.</w:t>
      </w:r>
    </w:p>
    <w:sectPr w:rsidR="009E68ED" w:rsidRPr="00420074" w:rsidSect="005A6DEF">
      <w:pgSz w:w="12240" w:h="15840"/>
      <w:pgMar w:top="99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 w:name="Barlow">
    <w:charset w:val="00"/>
    <w:family w:val="auto"/>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2BDB"/>
    <w:multiLevelType w:val="multilevel"/>
    <w:tmpl w:val="4704BF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FB2E37"/>
    <w:multiLevelType w:val="hybridMultilevel"/>
    <w:tmpl w:val="636A458E"/>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2" w15:restartNumberingAfterBreak="0">
    <w:nsid w:val="099B25BF"/>
    <w:multiLevelType w:val="hybridMultilevel"/>
    <w:tmpl w:val="ACAA97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C4BF3"/>
    <w:multiLevelType w:val="hybridMultilevel"/>
    <w:tmpl w:val="FD82FC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282E6B"/>
    <w:multiLevelType w:val="multilevel"/>
    <w:tmpl w:val="DD7C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0BF8"/>
    <w:multiLevelType w:val="hybridMultilevel"/>
    <w:tmpl w:val="ADDC77F2"/>
    <w:lvl w:ilvl="0" w:tplc="0409000B">
      <w:start w:val="1"/>
      <w:numFmt w:val="bullet"/>
      <w:lvlText w:val=""/>
      <w:lvlJc w:val="left"/>
      <w:pPr>
        <w:ind w:left="816" w:hanging="360"/>
      </w:pPr>
      <w:rPr>
        <w:rFonts w:ascii="Wingdings" w:hAnsi="Wingdings"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6" w15:restartNumberingAfterBreak="0">
    <w:nsid w:val="0F543A1A"/>
    <w:multiLevelType w:val="multilevel"/>
    <w:tmpl w:val="537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E6535"/>
    <w:multiLevelType w:val="multilevel"/>
    <w:tmpl w:val="F55A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124FE"/>
    <w:multiLevelType w:val="multilevel"/>
    <w:tmpl w:val="CEB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F79D2"/>
    <w:multiLevelType w:val="hybridMultilevel"/>
    <w:tmpl w:val="30AEEC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D07352"/>
    <w:multiLevelType w:val="hybridMultilevel"/>
    <w:tmpl w:val="81C4CF1E"/>
    <w:lvl w:ilvl="0" w:tplc="DD7ED736">
      <w:start w:val="1"/>
      <w:numFmt w:val="bullet"/>
      <w:lvlText w:val=""/>
      <w:lvlJc w:val="left"/>
      <w:pPr>
        <w:ind w:left="720"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2E4DA9"/>
    <w:multiLevelType w:val="hybridMultilevel"/>
    <w:tmpl w:val="392809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73286C"/>
    <w:multiLevelType w:val="multilevel"/>
    <w:tmpl w:val="DFE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847C7"/>
    <w:multiLevelType w:val="multilevel"/>
    <w:tmpl w:val="D2BC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C3B51"/>
    <w:multiLevelType w:val="multilevel"/>
    <w:tmpl w:val="9D5C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123DD"/>
    <w:multiLevelType w:val="hybridMultilevel"/>
    <w:tmpl w:val="169001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EA0B63"/>
    <w:multiLevelType w:val="multilevel"/>
    <w:tmpl w:val="222A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324E7"/>
    <w:multiLevelType w:val="hybridMultilevel"/>
    <w:tmpl w:val="B59802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BB2062"/>
    <w:multiLevelType w:val="multilevel"/>
    <w:tmpl w:val="94643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969EE"/>
    <w:multiLevelType w:val="multilevel"/>
    <w:tmpl w:val="5BF2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E09EB"/>
    <w:multiLevelType w:val="hybridMultilevel"/>
    <w:tmpl w:val="5A1EAC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C343FE"/>
    <w:multiLevelType w:val="multilevel"/>
    <w:tmpl w:val="2D9C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D69A6"/>
    <w:multiLevelType w:val="hybridMultilevel"/>
    <w:tmpl w:val="B62081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FA5217"/>
    <w:multiLevelType w:val="hybridMultilevel"/>
    <w:tmpl w:val="8A8C9524"/>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24" w15:restartNumberingAfterBreak="0">
    <w:nsid w:val="286C6142"/>
    <w:multiLevelType w:val="hybridMultilevel"/>
    <w:tmpl w:val="C9B6E42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DC260F"/>
    <w:multiLevelType w:val="hybridMultilevel"/>
    <w:tmpl w:val="5F1E7F76"/>
    <w:lvl w:ilvl="0" w:tplc="4C32916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D1587B"/>
    <w:multiLevelType w:val="multilevel"/>
    <w:tmpl w:val="3EE8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0822FA"/>
    <w:multiLevelType w:val="hybridMultilevel"/>
    <w:tmpl w:val="9B2210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DE3B53"/>
    <w:multiLevelType w:val="hybridMultilevel"/>
    <w:tmpl w:val="5B9E19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9708CF"/>
    <w:multiLevelType w:val="multilevel"/>
    <w:tmpl w:val="5CD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255681"/>
    <w:multiLevelType w:val="multilevel"/>
    <w:tmpl w:val="CA5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060E06"/>
    <w:multiLevelType w:val="hybridMultilevel"/>
    <w:tmpl w:val="E8940C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0C43B4"/>
    <w:multiLevelType w:val="hybridMultilevel"/>
    <w:tmpl w:val="444473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8F56C5"/>
    <w:multiLevelType w:val="hybridMultilevel"/>
    <w:tmpl w:val="0D908F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D9F2E93"/>
    <w:multiLevelType w:val="hybridMultilevel"/>
    <w:tmpl w:val="83306F00"/>
    <w:lvl w:ilvl="0" w:tplc="EFC279A0">
      <w:start w:val="1"/>
      <w:numFmt w:val="bullet"/>
      <w:lvlText w:val=""/>
      <w:lvlJc w:val="left"/>
      <w:pPr>
        <w:ind w:left="720"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DCC7D37"/>
    <w:multiLevelType w:val="multilevel"/>
    <w:tmpl w:val="10B8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4468DD"/>
    <w:multiLevelType w:val="multilevel"/>
    <w:tmpl w:val="8530E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2C81A8B"/>
    <w:multiLevelType w:val="multilevel"/>
    <w:tmpl w:val="083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45A9C"/>
    <w:multiLevelType w:val="multilevel"/>
    <w:tmpl w:val="CFA6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EF71D1"/>
    <w:multiLevelType w:val="multilevel"/>
    <w:tmpl w:val="45C04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A05399"/>
    <w:multiLevelType w:val="multilevel"/>
    <w:tmpl w:val="B3567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4331AF"/>
    <w:multiLevelType w:val="hybridMultilevel"/>
    <w:tmpl w:val="83A60B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70567D"/>
    <w:multiLevelType w:val="hybridMultilevel"/>
    <w:tmpl w:val="708644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712E67"/>
    <w:multiLevelType w:val="hybridMultilevel"/>
    <w:tmpl w:val="E5CE8F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8A4D6B"/>
    <w:multiLevelType w:val="multilevel"/>
    <w:tmpl w:val="88D8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917AEB"/>
    <w:multiLevelType w:val="multilevel"/>
    <w:tmpl w:val="DEB6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C609E1"/>
    <w:multiLevelType w:val="multilevel"/>
    <w:tmpl w:val="470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14B06"/>
    <w:multiLevelType w:val="hybridMultilevel"/>
    <w:tmpl w:val="665C63F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7BB19BF"/>
    <w:multiLevelType w:val="hybridMultilevel"/>
    <w:tmpl w:val="A3E4D1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075C03"/>
    <w:multiLevelType w:val="hybridMultilevel"/>
    <w:tmpl w:val="38AED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574A1E"/>
    <w:multiLevelType w:val="multilevel"/>
    <w:tmpl w:val="55F6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8B001A"/>
    <w:multiLevelType w:val="multilevel"/>
    <w:tmpl w:val="8EB2CC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A34253"/>
    <w:multiLevelType w:val="multilevel"/>
    <w:tmpl w:val="7066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D67B68"/>
    <w:multiLevelType w:val="hybridMultilevel"/>
    <w:tmpl w:val="472499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DA46337"/>
    <w:multiLevelType w:val="multilevel"/>
    <w:tmpl w:val="141835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C63043"/>
    <w:multiLevelType w:val="hybridMultilevel"/>
    <w:tmpl w:val="6CB610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9071614">
    <w:abstractNumId w:val="18"/>
  </w:num>
  <w:num w:numId="2" w16cid:durableId="1009331444">
    <w:abstractNumId w:val="44"/>
  </w:num>
  <w:num w:numId="3" w16cid:durableId="304169217">
    <w:abstractNumId w:val="30"/>
  </w:num>
  <w:num w:numId="4" w16cid:durableId="1729955198">
    <w:abstractNumId w:val="14"/>
  </w:num>
  <w:num w:numId="5" w16cid:durableId="1634362709">
    <w:abstractNumId w:val="34"/>
  </w:num>
  <w:num w:numId="6" w16cid:durableId="997535636">
    <w:abstractNumId w:val="49"/>
  </w:num>
  <w:num w:numId="7" w16cid:durableId="1315528573">
    <w:abstractNumId w:val="40"/>
  </w:num>
  <w:num w:numId="8" w16cid:durableId="1555703624">
    <w:abstractNumId w:val="23"/>
  </w:num>
  <w:num w:numId="9" w16cid:durableId="267129610">
    <w:abstractNumId w:val="10"/>
  </w:num>
  <w:num w:numId="10" w16cid:durableId="55514216">
    <w:abstractNumId w:val="1"/>
  </w:num>
  <w:num w:numId="11" w16cid:durableId="447283766">
    <w:abstractNumId w:val="26"/>
  </w:num>
  <w:num w:numId="12" w16cid:durableId="1353844371">
    <w:abstractNumId w:val="54"/>
  </w:num>
  <w:num w:numId="13" w16cid:durableId="1600024726">
    <w:abstractNumId w:val="6"/>
  </w:num>
  <w:num w:numId="14" w16cid:durableId="1145780340">
    <w:abstractNumId w:val="4"/>
  </w:num>
  <w:num w:numId="15" w16cid:durableId="1715613712">
    <w:abstractNumId w:val="45"/>
  </w:num>
  <w:num w:numId="16" w16cid:durableId="1125806761">
    <w:abstractNumId w:val="21"/>
  </w:num>
  <w:num w:numId="17" w16cid:durableId="1923834579">
    <w:abstractNumId w:val="16"/>
  </w:num>
  <w:num w:numId="18" w16cid:durableId="601500913">
    <w:abstractNumId w:val="7"/>
  </w:num>
  <w:num w:numId="19" w16cid:durableId="1487471572">
    <w:abstractNumId w:val="38"/>
  </w:num>
  <w:num w:numId="20" w16cid:durableId="1438981930">
    <w:abstractNumId w:val="0"/>
  </w:num>
  <w:num w:numId="21" w16cid:durableId="671491171">
    <w:abstractNumId w:val="36"/>
  </w:num>
  <w:num w:numId="22" w16cid:durableId="1862163814">
    <w:abstractNumId w:val="8"/>
  </w:num>
  <w:num w:numId="23" w16cid:durableId="38941511">
    <w:abstractNumId w:val="37"/>
  </w:num>
  <w:num w:numId="24" w16cid:durableId="1002464855">
    <w:abstractNumId w:val="50"/>
  </w:num>
  <w:num w:numId="25" w16cid:durableId="319240075">
    <w:abstractNumId w:val="46"/>
  </w:num>
  <w:num w:numId="26" w16cid:durableId="1940410154">
    <w:abstractNumId w:val="13"/>
  </w:num>
  <w:num w:numId="27" w16cid:durableId="786659037">
    <w:abstractNumId w:val="35"/>
  </w:num>
  <w:num w:numId="28" w16cid:durableId="245118576">
    <w:abstractNumId w:val="12"/>
  </w:num>
  <w:num w:numId="29" w16cid:durableId="82723362">
    <w:abstractNumId w:val="29"/>
  </w:num>
  <w:num w:numId="30" w16cid:durableId="144392581">
    <w:abstractNumId w:val="39"/>
  </w:num>
  <w:num w:numId="31" w16cid:durableId="1109815480">
    <w:abstractNumId w:val="52"/>
  </w:num>
  <w:num w:numId="32" w16cid:durableId="823282950">
    <w:abstractNumId w:val="19"/>
  </w:num>
  <w:num w:numId="33" w16cid:durableId="1604528444">
    <w:abstractNumId w:val="9"/>
  </w:num>
  <w:num w:numId="34" w16cid:durableId="1246301471">
    <w:abstractNumId w:val="22"/>
  </w:num>
  <w:num w:numId="35" w16cid:durableId="154420752">
    <w:abstractNumId w:val="15"/>
  </w:num>
  <w:num w:numId="36" w16cid:durableId="468283063">
    <w:abstractNumId w:val="31"/>
  </w:num>
  <w:num w:numId="37" w16cid:durableId="1759062288">
    <w:abstractNumId w:val="2"/>
  </w:num>
  <w:num w:numId="38" w16cid:durableId="1405106330">
    <w:abstractNumId w:val="20"/>
  </w:num>
  <w:num w:numId="39" w16cid:durableId="1286615173">
    <w:abstractNumId w:val="24"/>
  </w:num>
  <w:num w:numId="40" w16cid:durableId="643583115">
    <w:abstractNumId w:val="28"/>
  </w:num>
  <w:num w:numId="41" w16cid:durableId="668826157">
    <w:abstractNumId w:val="42"/>
  </w:num>
  <w:num w:numId="42" w16cid:durableId="1849440992">
    <w:abstractNumId w:val="41"/>
  </w:num>
  <w:num w:numId="43" w16cid:durableId="1609701113">
    <w:abstractNumId w:val="53"/>
  </w:num>
  <w:num w:numId="44" w16cid:durableId="1523782353">
    <w:abstractNumId w:val="3"/>
  </w:num>
  <w:num w:numId="45" w16cid:durableId="2121878032">
    <w:abstractNumId w:val="55"/>
  </w:num>
  <w:num w:numId="46" w16cid:durableId="726073664">
    <w:abstractNumId w:val="27"/>
  </w:num>
  <w:num w:numId="47" w16cid:durableId="543104448">
    <w:abstractNumId w:val="11"/>
  </w:num>
  <w:num w:numId="48" w16cid:durableId="1063794105">
    <w:abstractNumId w:val="32"/>
  </w:num>
  <w:num w:numId="49" w16cid:durableId="722559028">
    <w:abstractNumId w:val="43"/>
  </w:num>
  <w:num w:numId="50" w16cid:durableId="1611204539">
    <w:abstractNumId w:val="47"/>
  </w:num>
  <w:num w:numId="51" w16cid:durableId="1266812830">
    <w:abstractNumId w:val="48"/>
  </w:num>
  <w:num w:numId="52" w16cid:durableId="1100761456">
    <w:abstractNumId w:val="5"/>
  </w:num>
  <w:num w:numId="53" w16cid:durableId="1908374416">
    <w:abstractNumId w:val="17"/>
  </w:num>
  <w:num w:numId="54" w16cid:durableId="239951365">
    <w:abstractNumId w:val="25"/>
  </w:num>
  <w:num w:numId="55" w16cid:durableId="205990346">
    <w:abstractNumId w:val="33"/>
  </w:num>
  <w:num w:numId="56" w16cid:durableId="19512202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5C2"/>
    <w:rsid w:val="000240C0"/>
    <w:rsid w:val="00042DAD"/>
    <w:rsid w:val="00043BC4"/>
    <w:rsid w:val="000473D5"/>
    <w:rsid w:val="000C3A35"/>
    <w:rsid w:val="0023118B"/>
    <w:rsid w:val="002C505F"/>
    <w:rsid w:val="003152DE"/>
    <w:rsid w:val="00342A32"/>
    <w:rsid w:val="00381FAB"/>
    <w:rsid w:val="00420074"/>
    <w:rsid w:val="0046656A"/>
    <w:rsid w:val="00477512"/>
    <w:rsid w:val="00480B47"/>
    <w:rsid w:val="004904B1"/>
    <w:rsid w:val="00516A33"/>
    <w:rsid w:val="005365DD"/>
    <w:rsid w:val="005A6DEF"/>
    <w:rsid w:val="005C35C2"/>
    <w:rsid w:val="005C6B74"/>
    <w:rsid w:val="00622329"/>
    <w:rsid w:val="00645636"/>
    <w:rsid w:val="006477FA"/>
    <w:rsid w:val="006574C8"/>
    <w:rsid w:val="006A54F5"/>
    <w:rsid w:val="006C7CD5"/>
    <w:rsid w:val="006D2DBC"/>
    <w:rsid w:val="00714EA6"/>
    <w:rsid w:val="00715935"/>
    <w:rsid w:val="0074239D"/>
    <w:rsid w:val="0078104E"/>
    <w:rsid w:val="00832DC4"/>
    <w:rsid w:val="00897BFF"/>
    <w:rsid w:val="0091699A"/>
    <w:rsid w:val="0092531E"/>
    <w:rsid w:val="00934096"/>
    <w:rsid w:val="009573D9"/>
    <w:rsid w:val="00976C3C"/>
    <w:rsid w:val="009E04AA"/>
    <w:rsid w:val="009E68ED"/>
    <w:rsid w:val="00A229AE"/>
    <w:rsid w:val="00A67AE5"/>
    <w:rsid w:val="00B52904"/>
    <w:rsid w:val="00B67AB1"/>
    <w:rsid w:val="00C657B7"/>
    <w:rsid w:val="00C82A3C"/>
    <w:rsid w:val="00DA29D2"/>
    <w:rsid w:val="00DC6541"/>
    <w:rsid w:val="00E23129"/>
    <w:rsid w:val="00EC05C5"/>
    <w:rsid w:val="00F31E5C"/>
    <w:rsid w:val="00F44471"/>
    <w:rsid w:val="00FB31A9"/>
    <w:rsid w:val="00FE2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701A0"/>
  <w15:chartTrackingRefBased/>
  <w15:docId w15:val="{A1DF240D-B0EE-4381-8127-F0E156DD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5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5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5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C35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5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5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5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C35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5C2"/>
    <w:rPr>
      <w:rFonts w:eastAsiaTheme="majorEastAsia" w:cstheme="majorBidi"/>
      <w:color w:val="272727" w:themeColor="text1" w:themeTint="D8"/>
    </w:rPr>
  </w:style>
  <w:style w:type="paragraph" w:styleId="Title">
    <w:name w:val="Title"/>
    <w:basedOn w:val="Normal"/>
    <w:next w:val="Normal"/>
    <w:link w:val="TitleChar"/>
    <w:uiPriority w:val="10"/>
    <w:qFormat/>
    <w:rsid w:val="005C3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5C2"/>
    <w:pPr>
      <w:spacing w:before="160"/>
      <w:jc w:val="center"/>
    </w:pPr>
    <w:rPr>
      <w:i/>
      <w:iCs/>
      <w:color w:val="404040" w:themeColor="text1" w:themeTint="BF"/>
    </w:rPr>
  </w:style>
  <w:style w:type="character" w:customStyle="1" w:styleId="QuoteChar">
    <w:name w:val="Quote Char"/>
    <w:basedOn w:val="DefaultParagraphFont"/>
    <w:link w:val="Quote"/>
    <w:uiPriority w:val="29"/>
    <w:rsid w:val="005C35C2"/>
    <w:rPr>
      <w:i/>
      <w:iCs/>
      <w:color w:val="404040" w:themeColor="text1" w:themeTint="BF"/>
    </w:rPr>
  </w:style>
  <w:style w:type="paragraph" w:styleId="ListParagraph">
    <w:name w:val="List Paragraph"/>
    <w:basedOn w:val="Normal"/>
    <w:uiPriority w:val="34"/>
    <w:qFormat/>
    <w:rsid w:val="005C35C2"/>
    <w:pPr>
      <w:ind w:left="720"/>
      <w:contextualSpacing/>
    </w:pPr>
  </w:style>
  <w:style w:type="character" w:styleId="IntenseEmphasis">
    <w:name w:val="Intense Emphasis"/>
    <w:basedOn w:val="DefaultParagraphFont"/>
    <w:uiPriority w:val="21"/>
    <w:qFormat/>
    <w:rsid w:val="005C35C2"/>
    <w:rPr>
      <w:i/>
      <w:iCs/>
      <w:color w:val="2F5496" w:themeColor="accent1" w:themeShade="BF"/>
    </w:rPr>
  </w:style>
  <w:style w:type="paragraph" w:styleId="IntenseQuote">
    <w:name w:val="Intense Quote"/>
    <w:basedOn w:val="Normal"/>
    <w:next w:val="Normal"/>
    <w:link w:val="IntenseQuoteChar"/>
    <w:uiPriority w:val="30"/>
    <w:qFormat/>
    <w:rsid w:val="005C3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5C2"/>
    <w:rPr>
      <w:i/>
      <w:iCs/>
      <w:color w:val="2F5496" w:themeColor="accent1" w:themeShade="BF"/>
    </w:rPr>
  </w:style>
  <w:style w:type="character" w:styleId="IntenseReference">
    <w:name w:val="Intense Reference"/>
    <w:basedOn w:val="DefaultParagraphFont"/>
    <w:uiPriority w:val="32"/>
    <w:qFormat/>
    <w:rsid w:val="005C35C2"/>
    <w:rPr>
      <w:b/>
      <w:bCs/>
      <w:smallCaps/>
      <w:color w:val="2F5496" w:themeColor="accent1" w:themeShade="BF"/>
      <w:spacing w:val="5"/>
    </w:rPr>
  </w:style>
  <w:style w:type="paragraph" w:customStyle="1" w:styleId="paragraph">
    <w:name w:val="paragraph"/>
    <w:basedOn w:val="Normal"/>
    <w:rsid w:val="0047751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77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29AE"/>
    <w:rPr>
      <w:rFonts w:ascii="Times New Roman" w:hAnsi="Times New Roman" w:cs="Times New Roman"/>
    </w:rPr>
  </w:style>
  <w:style w:type="table" w:styleId="GridTable4-Accent5">
    <w:name w:val="Grid Table 4 Accent 5"/>
    <w:basedOn w:val="TableNormal"/>
    <w:uiPriority w:val="49"/>
    <w:rsid w:val="00897BF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897BF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94283-C0CF-4A7C-87E6-B8CD5E4CE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871</TotalTime>
  <Pages>33</Pages>
  <Words>3252</Words>
  <Characters>18541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Kalpesh Chaudhari</dc:creator>
  <cp:keywords/>
  <dc:description/>
  <cp:lastModifiedBy>Kalpesh Chaudhari</cp:lastModifiedBy>
  <cp:revision>19</cp:revision>
  <dcterms:created xsi:type="dcterms:W3CDTF">2026-04-08T08:31:00Z</dcterms:created>
  <dcterms:modified xsi:type="dcterms:W3CDTF">2026-04-30T00:51:00Z</dcterms:modified>
</cp:coreProperties>
</file>